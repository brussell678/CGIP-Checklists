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316AD4" w14:textId="77777777" w:rsidR="008F7606" w:rsidRDefault="00F46D28">
      <w:pPr>
        <w:spacing w:before="65"/>
        <w:ind w:left="3396" w:right="3396"/>
        <w:jc w:val="center"/>
        <w:rPr>
          <w:b/>
          <w:sz w:val="24"/>
        </w:rPr>
      </w:pPr>
      <w:r>
        <w:rPr>
          <w:b/>
          <w:sz w:val="24"/>
        </w:rPr>
        <w:t>Inspectors General Checklist</w:t>
      </w:r>
    </w:p>
    <w:p w14:paraId="69DC0654" w14:textId="77777777" w:rsidR="008F7606" w:rsidRDefault="008F7606">
      <w:pPr>
        <w:spacing w:before="11"/>
        <w:rPr>
          <w:b/>
          <w:sz w:val="29"/>
        </w:rPr>
      </w:pPr>
    </w:p>
    <w:tbl>
      <w:tblPr>
        <w:tblW w:w="0" w:type="auto"/>
        <w:tblInd w:w="122" w:type="dxa"/>
        <w:tblLayout w:type="fixed"/>
        <w:tblCellMar>
          <w:left w:w="0" w:type="dxa"/>
          <w:right w:w="0" w:type="dxa"/>
        </w:tblCellMar>
        <w:tblLook w:val="01E0" w:firstRow="1" w:lastRow="1" w:firstColumn="1" w:lastColumn="1" w:noHBand="0" w:noVBand="0"/>
      </w:tblPr>
      <w:tblGrid>
        <w:gridCol w:w="1582"/>
        <w:gridCol w:w="3900"/>
        <w:gridCol w:w="4436"/>
      </w:tblGrid>
      <w:tr w:rsidR="008F7606" w14:paraId="44F29A87" w14:textId="77777777" w:rsidTr="7C824843">
        <w:trPr>
          <w:trHeight w:val="410"/>
        </w:trPr>
        <w:tc>
          <w:tcPr>
            <w:tcW w:w="9918" w:type="dxa"/>
            <w:gridSpan w:val="3"/>
          </w:tcPr>
          <w:p w14:paraId="38EBB103" w14:textId="77777777" w:rsidR="008F7606" w:rsidRDefault="00F46D28">
            <w:pPr>
              <w:pStyle w:val="TableParagraph"/>
              <w:spacing w:line="268" w:lineRule="exact"/>
              <w:ind w:left="3218" w:right="3220"/>
              <w:jc w:val="center"/>
              <w:rPr>
                <w:b/>
                <w:sz w:val="24"/>
              </w:rPr>
            </w:pPr>
            <w:r>
              <w:rPr>
                <w:b/>
                <w:sz w:val="24"/>
              </w:rPr>
              <w:t>IDENTIFICATION CARDS</w:t>
            </w:r>
            <w:r>
              <w:rPr>
                <w:b/>
                <w:spacing w:val="-1"/>
                <w:sz w:val="24"/>
              </w:rPr>
              <w:t xml:space="preserve"> </w:t>
            </w:r>
            <w:r>
              <w:rPr>
                <w:b/>
                <w:sz w:val="24"/>
              </w:rPr>
              <w:t>5512</w:t>
            </w:r>
          </w:p>
        </w:tc>
      </w:tr>
      <w:tr w:rsidR="008F7606" w14:paraId="04B96DDF" w14:textId="77777777" w:rsidTr="7C824843">
        <w:trPr>
          <w:trHeight w:val="828"/>
        </w:trPr>
        <w:tc>
          <w:tcPr>
            <w:tcW w:w="9918" w:type="dxa"/>
            <w:gridSpan w:val="3"/>
          </w:tcPr>
          <w:p w14:paraId="2A1F101A" w14:textId="77777777" w:rsidR="008F7606" w:rsidRDefault="00F46D28">
            <w:pPr>
              <w:pStyle w:val="TableParagraph"/>
              <w:spacing w:before="134"/>
              <w:ind w:left="200" w:right="720"/>
              <w:rPr>
                <w:sz w:val="24"/>
              </w:rPr>
            </w:pPr>
            <w:r>
              <w:rPr>
                <w:sz w:val="24"/>
              </w:rPr>
              <w:t>This checklist applies to Installations that maintain a Real-time Automated Personnel Identification System (RAPIDS).</w:t>
            </w:r>
          </w:p>
        </w:tc>
      </w:tr>
      <w:tr w:rsidR="008F7606" w14:paraId="4CD4A750" w14:textId="77777777" w:rsidTr="7C824843">
        <w:trPr>
          <w:trHeight w:val="675"/>
        </w:trPr>
        <w:tc>
          <w:tcPr>
            <w:tcW w:w="5482" w:type="dxa"/>
            <w:gridSpan w:val="2"/>
          </w:tcPr>
          <w:p w14:paraId="58B8AEDF" w14:textId="77777777" w:rsidR="008F7606" w:rsidRDefault="00F46D28">
            <w:pPr>
              <w:pStyle w:val="TableParagraph"/>
              <w:spacing w:before="134" w:line="268" w:lineRule="exact"/>
              <w:ind w:left="200"/>
              <w:rPr>
                <w:sz w:val="24"/>
              </w:rPr>
            </w:pPr>
            <w:r>
              <w:rPr>
                <w:b/>
                <w:sz w:val="24"/>
              </w:rPr>
              <w:t>Functional Area Sponsor</w:t>
            </w:r>
            <w:r>
              <w:rPr>
                <w:sz w:val="24"/>
              </w:rPr>
              <w:t>:</w:t>
            </w:r>
          </w:p>
          <w:p w14:paraId="401976F4" w14:textId="77777777" w:rsidR="008F7606" w:rsidRDefault="00F46D28">
            <w:pPr>
              <w:pStyle w:val="TableParagraph"/>
              <w:spacing w:line="253" w:lineRule="exact"/>
              <w:ind w:left="200"/>
              <w:rPr>
                <w:sz w:val="24"/>
              </w:rPr>
            </w:pPr>
            <w:r>
              <w:rPr>
                <w:sz w:val="24"/>
              </w:rPr>
              <w:t>HQMC Marine and Family Programs Division</w:t>
            </w:r>
          </w:p>
        </w:tc>
        <w:tc>
          <w:tcPr>
            <w:tcW w:w="4436" w:type="dxa"/>
          </w:tcPr>
          <w:p w14:paraId="2BF55598" w14:textId="77777777" w:rsidR="008F7606" w:rsidRDefault="008F7606">
            <w:pPr>
              <w:pStyle w:val="TableParagraph"/>
              <w:spacing w:before="10"/>
              <w:ind w:left="0"/>
              <w:rPr>
                <w:b/>
                <w:sz w:val="23"/>
              </w:rPr>
            </w:pPr>
          </w:p>
          <w:p w14:paraId="7DE171B8" w14:textId="77777777" w:rsidR="008F7606" w:rsidRDefault="0028764F">
            <w:pPr>
              <w:pStyle w:val="TableParagraph"/>
              <w:ind w:left="495"/>
              <w:rPr>
                <w:b/>
                <w:sz w:val="24"/>
              </w:rPr>
            </w:pPr>
            <w:sdt>
              <w:sdtPr>
                <w:rPr>
                  <w:b/>
                  <w:sz w:val="24"/>
                  <w:szCs w:val="24"/>
                </w:rPr>
                <w:id w:val="177388621"/>
                <w:placeholder>
                  <w:docPart w:val="B461EF8AD869460885022F870C994C77"/>
                </w:placeholder>
                <w:showingPlcHdr/>
                <w:text/>
              </w:sdtPr>
              <w:sdtEndPr/>
              <w:sdtContent>
                <w:r w:rsidR="009178CF" w:rsidRPr="000915E0">
                  <w:rPr>
                    <w:b/>
                    <w:sz w:val="24"/>
                    <w:szCs w:val="24"/>
                  </w:rPr>
                  <w:t>Name of Command</w:t>
                </w:r>
              </w:sdtContent>
            </w:sdt>
          </w:p>
        </w:tc>
      </w:tr>
      <w:tr w:rsidR="008F7606" w14:paraId="2D2C1F81" w14:textId="77777777" w:rsidTr="7C824843">
        <w:trPr>
          <w:trHeight w:val="275"/>
        </w:trPr>
        <w:tc>
          <w:tcPr>
            <w:tcW w:w="5482" w:type="dxa"/>
            <w:gridSpan w:val="2"/>
          </w:tcPr>
          <w:p w14:paraId="1523917D" w14:textId="77777777" w:rsidR="008F7606" w:rsidRDefault="00F46D28">
            <w:pPr>
              <w:pStyle w:val="TableParagraph"/>
              <w:spacing w:line="256" w:lineRule="exact"/>
              <w:ind w:left="200"/>
              <w:rPr>
                <w:sz w:val="24"/>
              </w:rPr>
            </w:pPr>
            <w:r>
              <w:rPr>
                <w:b/>
                <w:sz w:val="24"/>
              </w:rPr>
              <w:t>Subject Matter Expert</w:t>
            </w:r>
            <w:r>
              <w:rPr>
                <w:sz w:val="24"/>
              </w:rPr>
              <w:t>: Ms. Mary Stroz</w:t>
            </w:r>
          </w:p>
        </w:tc>
        <w:tc>
          <w:tcPr>
            <w:tcW w:w="4436" w:type="dxa"/>
          </w:tcPr>
          <w:p w14:paraId="109131B1" w14:textId="77777777" w:rsidR="008F7606" w:rsidRDefault="0028764F">
            <w:pPr>
              <w:pStyle w:val="TableParagraph"/>
              <w:spacing w:line="256" w:lineRule="exact"/>
              <w:ind w:left="495"/>
              <w:rPr>
                <w:b/>
                <w:sz w:val="24"/>
              </w:rPr>
            </w:pPr>
            <w:sdt>
              <w:sdtPr>
                <w:rPr>
                  <w:rFonts w:eastAsia="Calibri"/>
                  <w:b/>
                  <w:sz w:val="24"/>
                  <w:szCs w:val="24"/>
                </w:rPr>
                <w:alias w:val="Date"/>
                <w:tag w:val="Date"/>
                <w:id w:val="1550103682"/>
                <w:placeholder>
                  <w:docPart w:val="818636281DDA4F2E8B9165F4CDFA1B7A"/>
                </w:placeholder>
                <w:date>
                  <w:dateFormat w:val="d-MMM-yy"/>
                  <w:lid w:val="en-US"/>
                  <w:storeMappedDataAs w:val="dateTime"/>
                  <w:calendar w:val="gregorian"/>
                </w:date>
              </w:sdtPr>
              <w:sdtEndPr/>
              <w:sdtContent>
                <w:r w:rsidR="00560D03" w:rsidRPr="00EA608B">
                  <w:rPr>
                    <w:rFonts w:eastAsia="Calibri"/>
                    <w:b/>
                    <w:sz w:val="24"/>
                    <w:szCs w:val="24"/>
                  </w:rPr>
                  <w:t>Date</w:t>
                </w:r>
              </w:sdtContent>
            </w:sdt>
          </w:p>
        </w:tc>
      </w:tr>
      <w:tr w:rsidR="008F7606" w14:paraId="47B93866" w14:textId="77777777" w:rsidTr="7C824843">
        <w:trPr>
          <w:trHeight w:val="285"/>
        </w:trPr>
        <w:tc>
          <w:tcPr>
            <w:tcW w:w="5482" w:type="dxa"/>
            <w:gridSpan w:val="2"/>
          </w:tcPr>
          <w:p w14:paraId="10C1674A" w14:textId="77777777" w:rsidR="008F7606" w:rsidRDefault="00F46D28">
            <w:pPr>
              <w:pStyle w:val="TableParagraph"/>
              <w:spacing w:line="265" w:lineRule="exact"/>
              <w:ind w:left="200"/>
              <w:rPr>
                <w:sz w:val="24"/>
              </w:rPr>
            </w:pPr>
            <w:r>
              <w:rPr>
                <w:sz w:val="24"/>
              </w:rPr>
              <w:t>(DSN) 278-9529 (COML) 703-784-9529</w:t>
            </w:r>
          </w:p>
        </w:tc>
        <w:tc>
          <w:tcPr>
            <w:tcW w:w="4436" w:type="dxa"/>
          </w:tcPr>
          <w:p w14:paraId="4D94E3E1" w14:textId="65E0556B" w:rsidR="008F7606" w:rsidRDefault="0028764F" w:rsidP="7C824843">
            <w:pPr>
              <w:pStyle w:val="TableParagraph"/>
              <w:spacing w:line="265" w:lineRule="exact"/>
              <w:ind w:left="495"/>
              <w:rPr>
                <w:b/>
                <w:bCs/>
                <w:sz w:val="24"/>
                <w:szCs w:val="24"/>
              </w:rPr>
            </w:pPr>
            <w:sdt>
              <w:sdtPr>
                <w:rPr>
                  <w:b/>
                  <w:bCs/>
                  <w:sz w:val="24"/>
                  <w:szCs w:val="24"/>
                </w:rPr>
                <w:alias w:val="Inspector"/>
                <w:tag w:val="Inspector"/>
                <w:id w:val="-625165566"/>
                <w:placeholder>
                  <w:docPart w:val="D854DD9242C948B29BB097F00C02A43C"/>
                </w:placeholder>
                <w:showingPlcHdr/>
                <w:text/>
              </w:sdtPr>
              <w:sdtEndPr/>
              <w:sdtContent>
                <w:r w:rsidR="78A036FD" w:rsidRPr="7C824843">
                  <w:rPr>
                    <w:b/>
                    <w:bCs/>
                    <w:sz w:val="24"/>
                    <w:szCs w:val="24"/>
                  </w:rPr>
                  <w:t>Inspector</w:t>
                </w:r>
              </w:sdtContent>
            </w:sdt>
          </w:p>
          <w:p w14:paraId="66A44A09" w14:textId="1F80E8CE" w:rsidR="008F7606" w:rsidRDefault="5AD0DDE1" w:rsidP="7C824843">
            <w:pPr>
              <w:pStyle w:val="TableParagraph"/>
              <w:spacing w:line="265" w:lineRule="exact"/>
              <w:ind w:left="495"/>
              <w:rPr>
                <w:b/>
                <w:bCs/>
                <w:sz w:val="24"/>
                <w:szCs w:val="24"/>
              </w:rPr>
            </w:pPr>
            <w:r w:rsidRPr="7C824843">
              <w:rPr>
                <w:b/>
                <w:bCs/>
                <w:sz w:val="24"/>
                <w:szCs w:val="24"/>
              </w:rPr>
              <w:t xml:space="preserve">Total Questions: </w:t>
            </w:r>
            <w:r w:rsidR="44AE73FC" w:rsidRPr="7C824843">
              <w:rPr>
                <w:b/>
                <w:bCs/>
                <w:sz w:val="24"/>
                <w:szCs w:val="24"/>
              </w:rPr>
              <w:t>15</w:t>
            </w:r>
          </w:p>
        </w:tc>
      </w:tr>
      <w:tr w:rsidR="008F7606" w14:paraId="29590D6E" w14:textId="77777777" w:rsidTr="7C824843">
        <w:trPr>
          <w:trHeight w:val="590"/>
        </w:trPr>
        <w:tc>
          <w:tcPr>
            <w:tcW w:w="5482" w:type="dxa"/>
            <w:gridSpan w:val="2"/>
          </w:tcPr>
          <w:p w14:paraId="27B587EF" w14:textId="14361BCE" w:rsidR="008F7606" w:rsidRDefault="00F46D28" w:rsidP="00FD5752">
            <w:pPr>
              <w:pStyle w:val="TableParagraph"/>
              <w:spacing w:before="137"/>
              <w:ind w:left="200"/>
              <w:rPr>
                <w:sz w:val="24"/>
              </w:rPr>
            </w:pPr>
            <w:r>
              <w:rPr>
                <w:b/>
                <w:sz w:val="24"/>
              </w:rPr>
              <w:t>Revised</w:t>
            </w:r>
            <w:r>
              <w:rPr>
                <w:sz w:val="24"/>
              </w:rPr>
              <w:t xml:space="preserve">: </w:t>
            </w:r>
            <w:ins w:id="0" w:author="Rapoza CIV Patricia I" w:date="2025-03-24T12:41:00Z">
              <w:r w:rsidR="002E5B6D">
                <w:rPr>
                  <w:sz w:val="24"/>
                </w:rPr>
                <w:t>24</w:t>
              </w:r>
            </w:ins>
            <w:del w:id="1" w:author="Rapoza CIV Patricia I" w:date="2025-03-24T12:41:00Z">
              <w:r w:rsidR="00C46639" w:rsidRPr="006945A4" w:rsidDel="002E5B6D">
                <w:rPr>
                  <w:sz w:val="24"/>
                </w:rPr>
                <w:delText>08</w:delText>
              </w:r>
            </w:del>
            <w:r w:rsidR="00C46639" w:rsidRPr="006945A4">
              <w:rPr>
                <w:sz w:val="24"/>
              </w:rPr>
              <w:t xml:space="preserve"> March 202</w:t>
            </w:r>
            <w:ins w:id="2" w:author="Rapoza CIV Patricia I" w:date="2025-03-24T12:41:00Z">
              <w:r w:rsidR="002E5B6D">
                <w:rPr>
                  <w:sz w:val="24"/>
                </w:rPr>
                <w:t>5</w:t>
              </w:r>
            </w:ins>
            <w:del w:id="3" w:author="Rapoza CIV Patricia I" w:date="2025-03-24T12:41:00Z">
              <w:r w:rsidR="00C46639" w:rsidRPr="006945A4" w:rsidDel="002E5B6D">
                <w:rPr>
                  <w:sz w:val="24"/>
                </w:rPr>
                <w:delText>4</w:delText>
              </w:r>
            </w:del>
          </w:p>
        </w:tc>
        <w:tc>
          <w:tcPr>
            <w:tcW w:w="4436" w:type="dxa"/>
          </w:tcPr>
          <w:p w14:paraId="7A2C9E5B" w14:textId="77777777" w:rsidR="00560D03" w:rsidRDefault="00560D03" w:rsidP="00560D03">
            <w:pPr>
              <w:pStyle w:val="TableParagraph"/>
              <w:tabs>
                <w:tab w:val="left" w:pos="2399"/>
              </w:tabs>
              <w:spacing w:line="276" w:lineRule="exact"/>
              <w:ind w:left="223" w:right="497"/>
              <w:rPr>
                <w:b/>
                <w:sz w:val="24"/>
              </w:rPr>
            </w:pPr>
            <w:r>
              <w:rPr>
                <w:rFonts w:eastAsia="Calibri"/>
                <w:b/>
                <w:sz w:val="24"/>
                <w:szCs w:val="24"/>
              </w:rPr>
              <w:t xml:space="preserve">    </w:t>
            </w:r>
            <w:sdt>
              <w:sdtPr>
                <w:rPr>
                  <w:rFonts w:eastAsia="Calibri"/>
                  <w:b/>
                  <w:sz w:val="24"/>
                  <w:szCs w:val="24"/>
                </w:rPr>
                <w:alias w:val="Final Status"/>
                <w:tag w:val="Final Status"/>
                <w:id w:val="371507782"/>
                <w:placeholder>
                  <w:docPart w:val="3775CA30DC1447E784C6A8ADD263301E"/>
                </w:placeholder>
                <w:showingPlcHdr/>
                <w:dropDownList>
                  <w:listItem w:value="Choose an item."/>
                  <w:listItem w:displayText="Effective" w:value="Effective"/>
                  <w:listItem w:displayText="Ineffective" w:value="Ineffective"/>
                </w:dropDownList>
              </w:sdtPr>
              <w:sdtEndPr/>
              <w:sdtContent>
                <w:r w:rsidRPr="00EA608B">
                  <w:rPr>
                    <w:rFonts w:eastAsia="Calibri"/>
                    <w:b/>
                    <w:sz w:val="24"/>
                    <w:szCs w:val="24"/>
                  </w:rPr>
                  <w:t>Final Assessment</w:t>
                </w:r>
              </w:sdtContent>
            </w:sdt>
          </w:p>
          <w:p w14:paraId="1CC414A7" w14:textId="77777777" w:rsidR="008F7606" w:rsidRDefault="00560D03" w:rsidP="00560D03">
            <w:pPr>
              <w:pStyle w:val="TableParagraph"/>
              <w:tabs>
                <w:tab w:val="left" w:pos="2606"/>
              </w:tabs>
              <w:spacing w:before="5"/>
              <w:ind w:left="495" w:right="773"/>
              <w:rPr>
                <w:b/>
                <w:sz w:val="24"/>
              </w:rPr>
            </w:pPr>
            <w:r>
              <w:rPr>
                <w:b/>
                <w:sz w:val="24"/>
              </w:rPr>
              <w:t>Discrepancies:</w:t>
            </w:r>
            <w:r>
              <w:rPr>
                <w:rFonts w:eastAsia="Calibri"/>
                <w:b/>
                <w:sz w:val="24"/>
              </w:rPr>
              <w:t xml:space="preserve"> </w:t>
            </w:r>
            <w:sdt>
              <w:sdtPr>
                <w:rPr>
                  <w:rFonts w:eastAsia="Calibri"/>
                  <w:b/>
                  <w:sz w:val="24"/>
                </w:rPr>
                <w:alias w:val="Discrepancies"/>
                <w:tag w:val="Discrepangies"/>
                <w:id w:val="1445349756"/>
                <w:placeholder>
                  <w:docPart w:val="93A1A5A9EC174FE882FEC3D280EF38F7"/>
                </w:placeholder>
              </w:sdtPr>
              <w:sdtEndPr>
                <w:rPr>
                  <w:rFonts w:ascii="Calibri" w:hAnsi="Calibri"/>
                  <w:sz w:val="22"/>
                  <w:szCs w:val="24"/>
                </w:rPr>
              </w:sdtEndPr>
              <w:sdtContent>
                <w:r>
                  <w:t xml:space="preserve">  </w:t>
                </w:r>
              </w:sdtContent>
            </w:sdt>
            <w:r>
              <w:rPr>
                <w:b/>
                <w:sz w:val="24"/>
              </w:rPr>
              <w:tab/>
            </w:r>
            <w:r>
              <w:rPr>
                <w:b/>
                <w:spacing w:val="-3"/>
                <w:sz w:val="24"/>
              </w:rPr>
              <w:t>Findings:</w:t>
            </w:r>
            <w:r>
              <w:rPr>
                <w:rFonts w:eastAsia="Calibri"/>
                <w:b/>
                <w:sz w:val="24"/>
                <w:szCs w:val="24"/>
              </w:rPr>
              <w:t xml:space="preserve"> </w:t>
            </w:r>
            <w:sdt>
              <w:sdtPr>
                <w:rPr>
                  <w:rFonts w:eastAsia="Calibri"/>
                  <w:b/>
                  <w:sz w:val="24"/>
                  <w:szCs w:val="24"/>
                </w:rPr>
                <w:alias w:val="Findings"/>
                <w:tag w:val="Findings"/>
                <w:id w:val="1972623476"/>
                <w:placeholder>
                  <w:docPart w:val="67D94EAC53D64C7EBC0F9E3EBBB9AD36"/>
                </w:placeholder>
              </w:sdtPr>
              <w:sdtEndPr/>
              <w:sdtContent>
                <w:r w:rsidRPr="00EA608B">
                  <w:rPr>
                    <w:rFonts w:eastAsia="Calibri"/>
                    <w:b/>
                    <w:sz w:val="24"/>
                    <w:szCs w:val="24"/>
                  </w:rPr>
                  <w:t xml:space="preserve">   </w:t>
                </w:r>
              </w:sdtContent>
            </w:sdt>
          </w:p>
        </w:tc>
      </w:tr>
      <w:tr w:rsidR="008F7606" w14:paraId="370CCA9F" w14:textId="77777777" w:rsidTr="7C824843">
        <w:trPr>
          <w:trHeight w:val="407"/>
        </w:trPr>
        <w:tc>
          <w:tcPr>
            <w:tcW w:w="9918" w:type="dxa"/>
            <w:gridSpan w:val="3"/>
          </w:tcPr>
          <w:p w14:paraId="586508BB" w14:textId="77777777" w:rsidR="008F7606" w:rsidRDefault="00F46D28">
            <w:pPr>
              <w:pStyle w:val="TableParagraph"/>
              <w:spacing w:before="25"/>
              <w:ind w:left="200"/>
              <w:rPr>
                <w:sz w:val="24"/>
              </w:rPr>
            </w:pPr>
            <w:r>
              <w:rPr>
                <w:b/>
                <w:sz w:val="24"/>
              </w:rPr>
              <w:t xml:space="preserve">Overall Comments: </w:t>
            </w:r>
            <w:sdt>
              <w:sdtPr>
                <w:rPr>
                  <w:rFonts w:eastAsia="Calibri"/>
                  <w:sz w:val="24"/>
                </w:rPr>
                <w:alias w:val="Comments"/>
                <w:tag w:val="Comments"/>
                <w:id w:val="433408315"/>
                <w:placeholder>
                  <w:docPart w:val="C2AD9FCF016E4873975127A29366D0EF"/>
                </w:placeholder>
                <w:showingPlcHdr/>
              </w:sdtPr>
              <w:sdtEndPr>
                <w:rPr>
                  <w:rFonts w:ascii="Calibri" w:hAnsi="Calibri"/>
                  <w:sz w:val="22"/>
                  <w:szCs w:val="24"/>
                </w:rPr>
              </w:sdtEndPr>
              <w:sdtContent>
                <w:r w:rsidR="00560D03" w:rsidRPr="00EA608B">
                  <w:rPr>
                    <w:rFonts w:eastAsia="Calibri"/>
                    <w:color w:val="808080"/>
                    <w:sz w:val="24"/>
                  </w:rPr>
                  <w:t xml:space="preserve"> </w:t>
                </w:r>
                <w:r w:rsidR="00560D03" w:rsidRPr="00EA608B">
                  <w:rPr>
                    <w:rFonts w:eastAsia="Calibri"/>
                    <w:color w:val="A6A6A6"/>
                    <w:sz w:val="24"/>
                  </w:rPr>
                  <w:t xml:space="preserve">Place Here </w:t>
                </w:r>
              </w:sdtContent>
            </w:sdt>
          </w:p>
        </w:tc>
      </w:tr>
      <w:tr w:rsidR="008F7606" w14:paraId="47884D2E" w14:textId="77777777" w:rsidTr="7C824843">
        <w:trPr>
          <w:trHeight w:val="449"/>
        </w:trPr>
        <w:tc>
          <w:tcPr>
            <w:tcW w:w="9918" w:type="dxa"/>
            <w:gridSpan w:val="3"/>
          </w:tcPr>
          <w:p w14:paraId="00C603B1" w14:textId="77777777" w:rsidR="008F7606" w:rsidRDefault="00F46D28">
            <w:pPr>
              <w:pStyle w:val="TableParagraph"/>
              <w:spacing w:before="98"/>
              <w:ind w:left="200"/>
              <w:rPr>
                <w:sz w:val="24"/>
              </w:rPr>
            </w:pPr>
            <w:r>
              <w:rPr>
                <w:sz w:val="24"/>
              </w:rPr>
              <w:t>Subsection 1 – NO SUBCAT FOR THESE STATEMENTS</w:t>
            </w:r>
          </w:p>
        </w:tc>
      </w:tr>
      <w:tr w:rsidR="008F7606" w14:paraId="066009F9" w14:textId="77777777" w:rsidTr="7C824843">
        <w:trPr>
          <w:trHeight w:val="1249"/>
        </w:trPr>
        <w:tc>
          <w:tcPr>
            <w:tcW w:w="1582" w:type="dxa"/>
          </w:tcPr>
          <w:p w14:paraId="5305BA2C" w14:textId="77777777" w:rsidR="008F7606" w:rsidRDefault="00F46D28">
            <w:pPr>
              <w:pStyle w:val="TableParagraph"/>
              <w:spacing w:before="67"/>
              <w:ind w:left="200"/>
              <w:rPr>
                <w:sz w:val="24"/>
              </w:rPr>
            </w:pPr>
            <w:r>
              <w:rPr>
                <w:sz w:val="24"/>
              </w:rPr>
              <w:t>0101</w:t>
            </w:r>
          </w:p>
        </w:tc>
        <w:tc>
          <w:tcPr>
            <w:tcW w:w="8336" w:type="dxa"/>
            <w:gridSpan w:val="2"/>
          </w:tcPr>
          <w:p w14:paraId="1DC414D6" w14:textId="6616B558" w:rsidR="008F7606" w:rsidRDefault="00F46D28">
            <w:pPr>
              <w:pStyle w:val="TableParagraph"/>
              <w:spacing w:before="67"/>
              <w:ind w:right="259"/>
              <w:rPr>
                <w:sz w:val="24"/>
              </w:rPr>
            </w:pPr>
            <w:r>
              <w:rPr>
                <w:sz w:val="24"/>
              </w:rPr>
              <w:t>Does the RAPIDS Verifying Official (VO) comply with the cross-servicing agreement by assisting military members/dependents who belong to another service and who are covered under the terms of the agreement? Reference: MCO 5512.11</w:t>
            </w:r>
            <w:r w:rsidR="00C46639">
              <w:rPr>
                <w:sz w:val="24"/>
              </w:rPr>
              <w:t>F</w:t>
            </w:r>
            <w:r>
              <w:rPr>
                <w:sz w:val="24"/>
              </w:rPr>
              <w:t>, par 1.3</w:t>
            </w:r>
          </w:p>
        </w:tc>
      </w:tr>
      <w:tr w:rsidR="00560D03" w14:paraId="57644BB8" w14:textId="77777777" w:rsidTr="7C824843">
        <w:trPr>
          <w:trHeight w:val="425"/>
        </w:trPr>
        <w:sdt>
          <w:sdtPr>
            <w:rPr>
              <w:rFonts w:eastAsia="Calibri"/>
              <w:sz w:val="24"/>
              <w:szCs w:val="24"/>
            </w:rPr>
            <w:alias w:val="Results"/>
            <w:tag w:val="Results"/>
            <w:id w:val="-900143124"/>
            <w:placeholder>
              <w:docPart w:val="4E3F761282A74EC08C581A6BDB7BECF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582" w:type="dxa"/>
                <w:vAlign w:val="center"/>
              </w:tcPr>
              <w:p w14:paraId="2D6B39B9" w14:textId="77777777" w:rsidR="00560D03" w:rsidRDefault="00560D03" w:rsidP="00560D03">
                <w:pPr>
                  <w:pStyle w:val="TableParagraph"/>
                  <w:spacing w:before="78"/>
                  <w:ind w:left="0" w:right="343"/>
                  <w:jc w:val="right"/>
                  <w:rPr>
                    <w:rFonts w:ascii="Calibri"/>
                  </w:rPr>
                </w:pPr>
                <w:r w:rsidRPr="00EA608B">
                  <w:rPr>
                    <w:rFonts w:ascii="Calibri" w:eastAsia="Calibri" w:hAnsi="Calibri" w:cs="Times New Roman"/>
                    <w:color w:val="808080"/>
                  </w:rPr>
                  <w:t>Result</w:t>
                </w:r>
              </w:p>
            </w:tc>
          </w:sdtContent>
        </w:sdt>
        <w:tc>
          <w:tcPr>
            <w:tcW w:w="8336" w:type="dxa"/>
            <w:gridSpan w:val="2"/>
            <w:vAlign w:val="center"/>
          </w:tcPr>
          <w:p w14:paraId="059244C1" w14:textId="77777777" w:rsidR="00560D03" w:rsidRDefault="00560D03" w:rsidP="00560D03">
            <w:pPr>
              <w:pStyle w:val="TableParagraph"/>
              <w:ind w:left="0"/>
              <w:rPr>
                <w:rFonts w:ascii="Times New Roman"/>
              </w:rPr>
            </w:pPr>
            <w:r>
              <w:rPr>
                <w:rFonts w:eastAsia="Calibri"/>
                <w:sz w:val="24"/>
              </w:rPr>
              <w:t xml:space="preserve">     </w:t>
            </w:r>
            <w:sdt>
              <w:sdtPr>
                <w:rPr>
                  <w:rFonts w:eastAsia="Calibri"/>
                  <w:sz w:val="24"/>
                </w:rPr>
                <w:alias w:val="Comments"/>
                <w:tag w:val="Comments"/>
                <w:id w:val="892939088"/>
                <w:placeholder>
                  <w:docPart w:val="E8FD47B3184943C59EF1B1664FCD5819"/>
                </w:placeholder>
                <w:showingPlcHdr/>
              </w:sdtPr>
              <w:sdtEndPr>
                <w:rPr>
                  <w:rFonts w:ascii="Times New Roman" w:eastAsia="Arial"/>
                  <w:sz w:val="22"/>
                </w:rPr>
              </w:sdtEndPr>
              <w:sdtContent>
                <w:r w:rsidRPr="00EA608B">
                  <w:rPr>
                    <w:rFonts w:eastAsia="Calibri"/>
                    <w:color w:val="808080"/>
                    <w:sz w:val="24"/>
                  </w:rPr>
                  <w:t>Comments</w:t>
                </w:r>
                <w:r w:rsidRPr="00EA608B">
                  <w:rPr>
                    <w:rFonts w:eastAsia="Calibri"/>
                    <w:sz w:val="24"/>
                  </w:rPr>
                  <w:t xml:space="preserve"> </w:t>
                </w:r>
              </w:sdtContent>
            </w:sdt>
          </w:p>
        </w:tc>
      </w:tr>
      <w:tr w:rsidR="008F7606" w14:paraId="0545F83C" w14:textId="77777777" w:rsidTr="7C824843">
        <w:trPr>
          <w:trHeight w:val="1255"/>
        </w:trPr>
        <w:tc>
          <w:tcPr>
            <w:tcW w:w="1582" w:type="dxa"/>
          </w:tcPr>
          <w:p w14:paraId="3DB9C71B" w14:textId="77777777" w:rsidR="008F7606" w:rsidRDefault="00F46D28">
            <w:pPr>
              <w:pStyle w:val="TableParagraph"/>
              <w:spacing w:before="71"/>
              <w:ind w:left="200"/>
              <w:rPr>
                <w:sz w:val="24"/>
              </w:rPr>
            </w:pPr>
            <w:r>
              <w:rPr>
                <w:sz w:val="24"/>
              </w:rPr>
              <w:t>0102</w:t>
            </w:r>
          </w:p>
        </w:tc>
        <w:tc>
          <w:tcPr>
            <w:tcW w:w="8336" w:type="dxa"/>
            <w:gridSpan w:val="2"/>
          </w:tcPr>
          <w:p w14:paraId="1B183AEA" w14:textId="77777777" w:rsidR="008F7606" w:rsidRDefault="00F46D28">
            <w:pPr>
              <w:pStyle w:val="TableParagraph"/>
              <w:spacing w:before="71"/>
              <w:ind w:right="198"/>
              <w:rPr>
                <w:sz w:val="24"/>
              </w:rPr>
            </w:pPr>
            <w:r>
              <w:rPr>
                <w:sz w:val="24"/>
              </w:rPr>
              <w:t>Does the RAPIDS VO ensure that he or she does not cross-service those categories of individuals who are not covered under the provisions of the cross-servicing agreement?</w:t>
            </w:r>
          </w:p>
          <w:p w14:paraId="0B98F043" w14:textId="1DEFFA55" w:rsidR="008F7606" w:rsidRDefault="00F46D28">
            <w:pPr>
              <w:pStyle w:val="TableParagraph"/>
              <w:spacing w:before="2"/>
              <w:rPr>
                <w:sz w:val="24"/>
              </w:rPr>
            </w:pPr>
            <w:r>
              <w:rPr>
                <w:sz w:val="24"/>
              </w:rPr>
              <w:t>Reference: MCO 5512.11</w:t>
            </w:r>
            <w:r w:rsidR="00C46639">
              <w:rPr>
                <w:sz w:val="24"/>
              </w:rPr>
              <w:t>F</w:t>
            </w:r>
            <w:r>
              <w:rPr>
                <w:sz w:val="24"/>
              </w:rPr>
              <w:t>, par 1.3.4</w:t>
            </w:r>
          </w:p>
        </w:tc>
      </w:tr>
      <w:tr w:rsidR="00560D03" w14:paraId="2C08B4DE" w14:textId="77777777" w:rsidTr="7C824843">
        <w:trPr>
          <w:trHeight w:val="425"/>
        </w:trPr>
        <w:sdt>
          <w:sdtPr>
            <w:rPr>
              <w:rFonts w:eastAsia="Calibri"/>
              <w:sz w:val="24"/>
              <w:szCs w:val="24"/>
            </w:rPr>
            <w:alias w:val="Results"/>
            <w:tag w:val="Results"/>
            <w:id w:val="-363981167"/>
            <w:placeholder>
              <w:docPart w:val="30E11A7FD0E54AD4B68D3D63D048CAC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582" w:type="dxa"/>
                <w:vAlign w:val="center"/>
              </w:tcPr>
              <w:p w14:paraId="6850CA9F" w14:textId="77777777" w:rsidR="00560D03" w:rsidRDefault="00560D03" w:rsidP="00560D03">
                <w:pPr>
                  <w:pStyle w:val="TableParagraph"/>
                  <w:spacing w:before="78"/>
                  <w:ind w:left="0" w:right="343"/>
                  <w:jc w:val="right"/>
                  <w:rPr>
                    <w:rFonts w:ascii="Calibri"/>
                  </w:rPr>
                </w:pPr>
                <w:r w:rsidRPr="00EA608B">
                  <w:rPr>
                    <w:rFonts w:ascii="Calibri" w:eastAsia="Calibri" w:hAnsi="Calibri" w:cs="Times New Roman"/>
                    <w:color w:val="808080"/>
                  </w:rPr>
                  <w:t>Result</w:t>
                </w:r>
              </w:p>
            </w:tc>
          </w:sdtContent>
        </w:sdt>
        <w:tc>
          <w:tcPr>
            <w:tcW w:w="8336" w:type="dxa"/>
            <w:gridSpan w:val="2"/>
            <w:vAlign w:val="center"/>
          </w:tcPr>
          <w:p w14:paraId="7E7A11C5" w14:textId="77777777" w:rsidR="00560D03" w:rsidRDefault="00560D03" w:rsidP="00560D03">
            <w:pPr>
              <w:pStyle w:val="TableParagraph"/>
              <w:ind w:left="0"/>
              <w:rPr>
                <w:rFonts w:ascii="Times New Roman"/>
              </w:rPr>
            </w:pPr>
            <w:r>
              <w:rPr>
                <w:rFonts w:eastAsia="Calibri"/>
                <w:sz w:val="24"/>
              </w:rPr>
              <w:t xml:space="preserve">     </w:t>
            </w:r>
            <w:sdt>
              <w:sdtPr>
                <w:rPr>
                  <w:rFonts w:eastAsia="Calibri"/>
                  <w:sz w:val="24"/>
                </w:rPr>
                <w:alias w:val="Comments"/>
                <w:tag w:val="Comments"/>
                <w:id w:val="230903898"/>
                <w:placeholder>
                  <w:docPart w:val="33275B1089CD41EEB5E41217E90DE95A"/>
                </w:placeholder>
                <w:showingPlcHdr/>
              </w:sdtPr>
              <w:sdtEndPr>
                <w:rPr>
                  <w:rFonts w:ascii="Times New Roman" w:eastAsia="Arial"/>
                  <w:sz w:val="22"/>
                </w:rPr>
              </w:sdtEndPr>
              <w:sdtContent>
                <w:r w:rsidRPr="00EA608B">
                  <w:rPr>
                    <w:rFonts w:eastAsia="Calibri"/>
                    <w:color w:val="808080"/>
                    <w:sz w:val="24"/>
                  </w:rPr>
                  <w:t>Comments</w:t>
                </w:r>
                <w:r w:rsidRPr="00EA608B">
                  <w:rPr>
                    <w:rFonts w:eastAsia="Calibri"/>
                    <w:sz w:val="24"/>
                  </w:rPr>
                  <w:t xml:space="preserve"> </w:t>
                </w:r>
              </w:sdtContent>
            </w:sdt>
          </w:p>
        </w:tc>
      </w:tr>
      <w:tr w:rsidR="008F7606" w14:paraId="035F6312" w14:textId="77777777" w:rsidTr="7C824843">
        <w:trPr>
          <w:trHeight w:val="977"/>
        </w:trPr>
        <w:tc>
          <w:tcPr>
            <w:tcW w:w="1582" w:type="dxa"/>
          </w:tcPr>
          <w:p w14:paraId="650F7DB1" w14:textId="77777777" w:rsidR="008F7606" w:rsidRDefault="00F46D28">
            <w:pPr>
              <w:pStyle w:val="TableParagraph"/>
              <w:spacing w:before="71"/>
              <w:ind w:left="200"/>
              <w:rPr>
                <w:sz w:val="24"/>
              </w:rPr>
            </w:pPr>
            <w:r>
              <w:rPr>
                <w:sz w:val="24"/>
              </w:rPr>
              <w:t>0103</w:t>
            </w:r>
          </w:p>
        </w:tc>
        <w:tc>
          <w:tcPr>
            <w:tcW w:w="8336" w:type="dxa"/>
            <w:gridSpan w:val="2"/>
          </w:tcPr>
          <w:p w14:paraId="1E55CF5C" w14:textId="77777777" w:rsidR="008F7606" w:rsidRDefault="00F46D28">
            <w:pPr>
              <w:pStyle w:val="TableParagraph"/>
              <w:spacing w:before="71"/>
              <w:ind w:right="313"/>
              <w:rPr>
                <w:sz w:val="24"/>
              </w:rPr>
            </w:pPr>
            <w:r>
              <w:rPr>
                <w:sz w:val="24"/>
              </w:rPr>
              <w:t>Does the verifying official determine if the applicant is entitled to hospital insurance benefits under Medicare, Part A?</w:t>
            </w:r>
          </w:p>
          <w:p w14:paraId="5D00D104" w14:textId="6C857BFB" w:rsidR="008F7606" w:rsidRDefault="00F46D28">
            <w:pPr>
              <w:pStyle w:val="TableParagraph"/>
              <w:rPr>
                <w:sz w:val="24"/>
              </w:rPr>
            </w:pPr>
            <w:r>
              <w:rPr>
                <w:sz w:val="24"/>
              </w:rPr>
              <w:t>Reference: MCO 5512.11</w:t>
            </w:r>
            <w:r w:rsidR="00C46639">
              <w:rPr>
                <w:sz w:val="24"/>
              </w:rPr>
              <w:t>F</w:t>
            </w:r>
            <w:r>
              <w:rPr>
                <w:sz w:val="24"/>
              </w:rPr>
              <w:t>, par 1.5.6</w:t>
            </w:r>
          </w:p>
        </w:tc>
      </w:tr>
      <w:tr w:rsidR="00560D03" w14:paraId="461D4CB8" w14:textId="77777777" w:rsidTr="7C824843">
        <w:trPr>
          <w:trHeight w:val="425"/>
        </w:trPr>
        <w:sdt>
          <w:sdtPr>
            <w:rPr>
              <w:rFonts w:eastAsia="Calibri"/>
              <w:sz w:val="24"/>
              <w:szCs w:val="24"/>
            </w:rPr>
            <w:alias w:val="Results"/>
            <w:tag w:val="Results"/>
            <w:id w:val="-1351328044"/>
            <w:placeholder>
              <w:docPart w:val="FA91C445D99D46F3ACA1E9B3A18F822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582" w:type="dxa"/>
                <w:vAlign w:val="center"/>
              </w:tcPr>
              <w:p w14:paraId="7D684A21" w14:textId="77777777" w:rsidR="00560D03" w:rsidRDefault="00560D03" w:rsidP="00560D03">
                <w:pPr>
                  <w:pStyle w:val="TableParagraph"/>
                  <w:spacing w:before="78"/>
                  <w:ind w:left="0" w:right="343"/>
                  <w:jc w:val="right"/>
                  <w:rPr>
                    <w:rFonts w:ascii="Calibri"/>
                  </w:rPr>
                </w:pPr>
                <w:r w:rsidRPr="00EA608B">
                  <w:rPr>
                    <w:rFonts w:ascii="Calibri" w:eastAsia="Calibri" w:hAnsi="Calibri" w:cs="Times New Roman"/>
                    <w:color w:val="808080"/>
                  </w:rPr>
                  <w:t>Result</w:t>
                </w:r>
              </w:p>
            </w:tc>
          </w:sdtContent>
        </w:sdt>
        <w:tc>
          <w:tcPr>
            <w:tcW w:w="8336" w:type="dxa"/>
            <w:gridSpan w:val="2"/>
            <w:vAlign w:val="center"/>
          </w:tcPr>
          <w:p w14:paraId="24F0D4B8" w14:textId="77777777" w:rsidR="00560D03" w:rsidRDefault="00560D03" w:rsidP="00560D03">
            <w:pPr>
              <w:pStyle w:val="TableParagraph"/>
              <w:ind w:left="0"/>
              <w:rPr>
                <w:rFonts w:ascii="Times New Roman"/>
              </w:rPr>
            </w:pPr>
            <w:r>
              <w:rPr>
                <w:rFonts w:eastAsia="Calibri"/>
                <w:sz w:val="24"/>
              </w:rPr>
              <w:t xml:space="preserve">     </w:t>
            </w:r>
            <w:sdt>
              <w:sdtPr>
                <w:rPr>
                  <w:rFonts w:eastAsia="Calibri"/>
                  <w:sz w:val="24"/>
                </w:rPr>
                <w:alias w:val="Comments"/>
                <w:tag w:val="Comments"/>
                <w:id w:val="1036549091"/>
                <w:placeholder>
                  <w:docPart w:val="BD892CF3BE1043618909B7E0DB791318"/>
                </w:placeholder>
                <w:showingPlcHdr/>
              </w:sdtPr>
              <w:sdtEndPr>
                <w:rPr>
                  <w:rFonts w:ascii="Times New Roman" w:eastAsia="Arial"/>
                  <w:sz w:val="22"/>
                </w:rPr>
              </w:sdtEndPr>
              <w:sdtContent>
                <w:r w:rsidRPr="00EA608B">
                  <w:rPr>
                    <w:rFonts w:eastAsia="Calibri"/>
                    <w:color w:val="808080"/>
                    <w:sz w:val="24"/>
                  </w:rPr>
                  <w:t>Comments</w:t>
                </w:r>
                <w:r w:rsidRPr="00EA608B">
                  <w:rPr>
                    <w:rFonts w:eastAsia="Calibri"/>
                    <w:sz w:val="24"/>
                  </w:rPr>
                  <w:t xml:space="preserve"> </w:t>
                </w:r>
              </w:sdtContent>
            </w:sdt>
          </w:p>
        </w:tc>
      </w:tr>
      <w:tr w:rsidR="008F7606" w14:paraId="19EFC5C5" w14:textId="77777777" w:rsidTr="7C824843">
        <w:trPr>
          <w:trHeight w:val="709"/>
        </w:trPr>
        <w:tc>
          <w:tcPr>
            <w:tcW w:w="1582" w:type="dxa"/>
          </w:tcPr>
          <w:p w14:paraId="6D14F952" w14:textId="77777777" w:rsidR="008F7606" w:rsidRDefault="00F46D28">
            <w:pPr>
              <w:pStyle w:val="TableParagraph"/>
              <w:spacing w:before="71"/>
              <w:ind w:left="200"/>
              <w:rPr>
                <w:sz w:val="24"/>
              </w:rPr>
            </w:pPr>
            <w:r>
              <w:rPr>
                <w:sz w:val="24"/>
              </w:rPr>
              <w:t>0104</w:t>
            </w:r>
          </w:p>
        </w:tc>
        <w:tc>
          <w:tcPr>
            <w:tcW w:w="8336" w:type="dxa"/>
            <w:gridSpan w:val="2"/>
          </w:tcPr>
          <w:p w14:paraId="58ADADC2" w14:textId="1E104E31" w:rsidR="008F7606" w:rsidRDefault="00F46D28">
            <w:pPr>
              <w:pStyle w:val="TableParagraph"/>
              <w:spacing w:before="71"/>
              <w:ind w:right="487"/>
              <w:rPr>
                <w:sz w:val="24"/>
              </w:rPr>
            </w:pPr>
            <w:r>
              <w:rPr>
                <w:sz w:val="24"/>
              </w:rPr>
              <w:t>Does the RAPIDS VO brief the ID card holder on their responsibilities? Reference: MCO 5512.11</w:t>
            </w:r>
            <w:r w:rsidR="00C46639">
              <w:rPr>
                <w:sz w:val="24"/>
              </w:rPr>
              <w:t>F</w:t>
            </w:r>
            <w:r>
              <w:rPr>
                <w:sz w:val="24"/>
              </w:rPr>
              <w:t>, par 1.19</w:t>
            </w:r>
          </w:p>
        </w:tc>
      </w:tr>
      <w:tr w:rsidR="00560D03" w14:paraId="2B903F66" w14:textId="77777777" w:rsidTr="7C824843">
        <w:trPr>
          <w:trHeight w:val="433"/>
        </w:trPr>
        <w:sdt>
          <w:sdtPr>
            <w:rPr>
              <w:rFonts w:eastAsia="Calibri"/>
              <w:sz w:val="24"/>
              <w:szCs w:val="24"/>
            </w:rPr>
            <w:alias w:val="Results"/>
            <w:tag w:val="Results"/>
            <w:id w:val="1691178776"/>
            <w:placeholder>
              <w:docPart w:val="C10D1EAD08D14180B60F5943BAB0A80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582" w:type="dxa"/>
                <w:vAlign w:val="center"/>
              </w:tcPr>
              <w:p w14:paraId="1E82C553" w14:textId="77777777" w:rsidR="00560D03" w:rsidRDefault="00560D03" w:rsidP="00560D03">
                <w:pPr>
                  <w:pStyle w:val="TableParagraph"/>
                  <w:spacing w:before="86"/>
                  <w:ind w:left="0" w:right="343"/>
                  <w:jc w:val="right"/>
                  <w:rPr>
                    <w:rFonts w:ascii="Calibri"/>
                  </w:rPr>
                </w:pPr>
                <w:r w:rsidRPr="00EA608B">
                  <w:rPr>
                    <w:rFonts w:ascii="Calibri" w:eastAsia="Calibri" w:hAnsi="Calibri" w:cs="Times New Roman"/>
                    <w:color w:val="808080"/>
                  </w:rPr>
                  <w:t>Result</w:t>
                </w:r>
              </w:p>
            </w:tc>
          </w:sdtContent>
        </w:sdt>
        <w:tc>
          <w:tcPr>
            <w:tcW w:w="8336" w:type="dxa"/>
            <w:gridSpan w:val="2"/>
            <w:vAlign w:val="center"/>
          </w:tcPr>
          <w:p w14:paraId="19D8C1D1" w14:textId="77777777" w:rsidR="00560D03" w:rsidRDefault="00560D03" w:rsidP="00560D03">
            <w:pPr>
              <w:pStyle w:val="TableParagraph"/>
              <w:ind w:left="0"/>
              <w:rPr>
                <w:rFonts w:ascii="Times New Roman"/>
              </w:rPr>
            </w:pPr>
            <w:r>
              <w:rPr>
                <w:rFonts w:eastAsia="Calibri"/>
                <w:sz w:val="24"/>
              </w:rPr>
              <w:t xml:space="preserve">     </w:t>
            </w:r>
            <w:sdt>
              <w:sdtPr>
                <w:rPr>
                  <w:rFonts w:eastAsia="Calibri"/>
                  <w:sz w:val="24"/>
                </w:rPr>
                <w:alias w:val="Comments"/>
                <w:tag w:val="Comments"/>
                <w:id w:val="2089815846"/>
                <w:placeholder>
                  <w:docPart w:val="0A7D513E69BD4852A6E8D3B3A3D69102"/>
                </w:placeholder>
                <w:showingPlcHdr/>
              </w:sdtPr>
              <w:sdtEndPr>
                <w:rPr>
                  <w:rFonts w:ascii="Times New Roman" w:eastAsia="Arial"/>
                  <w:sz w:val="22"/>
                </w:rPr>
              </w:sdtEndPr>
              <w:sdtContent>
                <w:r w:rsidRPr="00EA608B">
                  <w:rPr>
                    <w:rFonts w:eastAsia="Calibri"/>
                    <w:color w:val="808080"/>
                    <w:sz w:val="24"/>
                  </w:rPr>
                  <w:t>Comments</w:t>
                </w:r>
                <w:r w:rsidRPr="00EA608B">
                  <w:rPr>
                    <w:rFonts w:eastAsia="Calibri"/>
                    <w:sz w:val="24"/>
                  </w:rPr>
                  <w:t xml:space="preserve"> </w:t>
                </w:r>
              </w:sdtContent>
            </w:sdt>
          </w:p>
        </w:tc>
      </w:tr>
      <w:tr w:rsidR="008F7606" w14:paraId="5C5D6996" w14:textId="77777777" w:rsidTr="7C824843">
        <w:trPr>
          <w:trHeight w:val="1245"/>
        </w:trPr>
        <w:tc>
          <w:tcPr>
            <w:tcW w:w="1582" w:type="dxa"/>
          </w:tcPr>
          <w:p w14:paraId="57DD090A" w14:textId="77777777" w:rsidR="008F7606" w:rsidRDefault="00F46D28">
            <w:pPr>
              <w:pStyle w:val="TableParagraph"/>
              <w:spacing w:before="71"/>
              <w:ind w:left="200"/>
              <w:rPr>
                <w:sz w:val="24"/>
              </w:rPr>
            </w:pPr>
            <w:r>
              <w:rPr>
                <w:sz w:val="24"/>
              </w:rPr>
              <w:t>0105</w:t>
            </w:r>
          </w:p>
        </w:tc>
        <w:tc>
          <w:tcPr>
            <w:tcW w:w="8336" w:type="dxa"/>
            <w:gridSpan w:val="2"/>
          </w:tcPr>
          <w:p w14:paraId="55B0AE6E" w14:textId="77777777" w:rsidR="008F7606" w:rsidRDefault="00F46D28">
            <w:pPr>
              <w:pStyle w:val="TableParagraph"/>
              <w:spacing w:before="71"/>
              <w:ind w:right="198"/>
              <w:rPr>
                <w:sz w:val="24"/>
              </w:rPr>
            </w:pPr>
            <w:r>
              <w:rPr>
                <w:sz w:val="24"/>
              </w:rPr>
              <w:t>Does the RAPIDS VO view the basic documentation required to verify an individual's eligibility when it cannot be verified through the Defense Enrollment Eligibility Reporting System (DEERS) database?</w:t>
            </w:r>
          </w:p>
          <w:p w14:paraId="76209E14" w14:textId="469B32BA" w:rsidR="008F7606" w:rsidRDefault="00F46D28">
            <w:pPr>
              <w:pStyle w:val="TableParagraph"/>
              <w:rPr>
                <w:sz w:val="24"/>
              </w:rPr>
            </w:pPr>
            <w:r>
              <w:rPr>
                <w:sz w:val="24"/>
              </w:rPr>
              <w:t>Reference: MCO 5512.11</w:t>
            </w:r>
            <w:r w:rsidR="00C46639">
              <w:rPr>
                <w:sz w:val="24"/>
              </w:rPr>
              <w:t>F</w:t>
            </w:r>
            <w:r>
              <w:rPr>
                <w:sz w:val="24"/>
              </w:rPr>
              <w:t>, par 2.3, 2.4, and attachment 5</w:t>
            </w:r>
          </w:p>
        </w:tc>
      </w:tr>
      <w:tr w:rsidR="00560D03" w14:paraId="6F2005E0" w14:textId="77777777" w:rsidTr="7C824843">
        <w:trPr>
          <w:trHeight w:val="503"/>
        </w:trPr>
        <w:sdt>
          <w:sdtPr>
            <w:rPr>
              <w:rFonts w:eastAsia="Calibri"/>
              <w:sz w:val="24"/>
              <w:szCs w:val="24"/>
            </w:rPr>
            <w:alias w:val="Results"/>
            <w:tag w:val="Results"/>
            <w:id w:val="1160816178"/>
            <w:placeholder>
              <w:docPart w:val="FB77F632CF7547D982704319042E56C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582" w:type="dxa"/>
                <w:vAlign w:val="center"/>
              </w:tcPr>
              <w:p w14:paraId="06A8974E" w14:textId="77777777" w:rsidR="00560D03" w:rsidRDefault="00560D03" w:rsidP="00560D03">
                <w:pPr>
                  <w:pStyle w:val="TableParagraph"/>
                  <w:spacing w:before="78" w:line="244" w:lineRule="exact"/>
                  <w:ind w:left="0" w:right="343"/>
                  <w:jc w:val="right"/>
                  <w:rPr>
                    <w:rFonts w:ascii="Calibri"/>
                  </w:rPr>
                </w:pPr>
                <w:r w:rsidRPr="00EA608B">
                  <w:rPr>
                    <w:rFonts w:ascii="Calibri" w:eastAsia="Calibri" w:hAnsi="Calibri" w:cs="Times New Roman"/>
                    <w:color w:val="808080"/>
                  </w:rPr>
                  <w:t>Result</w:t>
                </w:r>
              </w:p>
            </w:tc>
          </w:sdtContent>
        </w:sdt>
        <w:tc>
          <w:tcPr>
            <w:tcW w:w="8336" w:type="dxa"/>
            <w:gridSpan w:val="2"/>
            <w:vAlign w:val="center"/>
          </w:tcPr>
          <w:p w14:paraId="0CC14FD3" w14:textId="77777777" w:rsidR="00560D03" w:rsidRDefault="00560D03" w:rsidP="00560D03">
            <w:pPr>
              <w:pStyle w:val="TableParagraph"/>
              <w:ind w:left="0"/>
              <w:rPr>
                <w:rFonts w:ascii="Times New Roman"/>
              </w:rPr>
            </w:pPr>
            <w:r>
              <w:rPr>
                <w:rFonts w:eastAsia="Calibri"/>
                <w:sz w:val="24"/>
              </w:rPr>
              <w:t xml:space="preserve">     </w:t>
            </w:r>
            <w:sdt>
              <w:sdtPr>
                <w:rPr>
                  <w:rFonts w:eastAsia="Calibri"/>
                  <w:sz w:val="24"/>
                </w:rPr>
                <w:alias w:val="Comments"/>
                <w:tag w:val="Comments"/>
                <w:id w:val="577570338"/>
                <w:placeholder>
                  <w:docPart w:val="B03ECDE5452341CCA11A3DB13FC3E4B9"/>
                </w:placeholder>
                <w:showingPlcHdr/>
              </w:sdtPr>
              <w:sdtEndPr>
                <w:rPr>
                  <w:rFonts w:ascii="Times New Roman" w:eastAsia="Arial"/>
                  <w:sz w:val="22"/>
                </w:rPr>
              </w:sdtEndPr>
              <w:sdtContent>
                <w:r w:rsidRPr="00EA608B">
                  <w:rPr>
                    <w:rFonts w:eastAsia="Calibri"/>
                    <w:color w:val="808080"/>
                    <w:sz w:val="24"/>
                  </w:rPr>
                  <w:t>Comments</w:t>
                </w:r>
                <w:r w:rsidRPr="00EA608B">
                  <w:rPr>
                    <w:rFonts w:eastAsia="Calibri"/>
                    <w:sz w:val="24"/>
                  </w:rPr>
                  <w:t xml:space="preserve"> </w:t>
                </w:r>
              </w:sdtContent>
            </w:sdt>
          </w:p>
        </w:tc>
      </w:tr>
    </w:tbl>
    <w:p w14:paraId="3A8E535E" w14:textId="77777777" w:rsidR="008F7606" w:rsidRDefault="008F7606">
      <w:pPr>
        <w:rPr>
          <w:rFonts w:ascii="Times New Roman"/>
        </w:rPr>
        <w:sectPr w:rsidR="008F7606" w:rsidSect="00F95C7F">
          <w:footerReference w:type="default" r:id="rId10"/>
          <w:type w:val="continuous"/>
          <w:pgSz w:w="12240" w:h="15840"/>
          <w:pgMar w:top="1000" w:right="860" w:bottom="2140" w:left="1240" w:header="720" w:footer="1950" w:gutter="0"/>
          <w:pgNumType w:start="1"/>
          <w:cols w:space="720"/>
        </w:sectPr>
      </w:pPr>
    </w:p>
    <w:tbl>
      <w:tblPr>
        <w:tblW w:w="0" w:type="auto"/>
        <w:tblInd w:w="122" w:type="dxa"/>
        <w:tblLayout w:type="fixed"/>
        <w:tblCellMar>
          <w:left w:w="0" w:type="dxa"/>
          <w:right w:w="0" w:type="dxa"/>
        </w:tblCellMar>
        <w:tblLook w:val="01E0" w:firstRow="1" w:lastRow="1" w:firstColumn="1" w:lastColumn="1" w:noHBand="0" w:noVBand="0"/>
      </w:tblPr>
      <w:tblGrid>
        <w:gridCol w:w="1582"/>
        <w:gridCol w:w="8254"/>
      </w:tblGrid>
      <w:tr w:rsidR="008F7606" w14:paraId="7331993B" w14:textId="77777777">
        <w:trPr>
          <w:trHeight w:val="1179"/>
        </w:trPr>
        <w:tc>
          <w:tcPr>
            <w:tcW w:w="1582" w:type="dxa"/>
          </w:tcPr>
          <w:p w14:paraId="012113B2" w14:textId="77777777" w:rsidR="008F7606" w:rsidRDefault="00F46D28">
            <w:pPr>
              <w:pStyle w:val="TableParagraph"/>
              <w:spacing w:line="262" w:lineRule="exact"/>
              <w:ind w:left="200"/>
              <w:rPr>
                <w:sz w:val="24"/>
              </w:rPr>
            </w:pPr>
            <w:r>
              <w:rPr>
                <w:sz w:val="24"/>
              </w:rPr>
              <w:lastRenderedPageBreak/>
              <w:t>0106</w:t>
            </w:r>
          </w:p>
        </w:tc>
        <w:tc>
          <w:tcPr>
            <w:tcW w:w="8254" w:type="dxa"/>
          </w:tcPr>
          <w:p w14:paraId="6CFD3F45" w14:textId="77777777" w:rsidR="008F7606" w:rsidRDefault="00F46D28">
            <w:pPr>
              <w:pStyle w:val="TableParagraph"/>
              <w:ind w:right="378"/>
              <w:rPr>
                <w:sz w:val="24"/>
              </w:rPr>
            </w:pPr>
            <w:r>
              <w:rPr>
                <w:sz w:val="24"/>
              </w:rPr>
              <w:t>Does the issuing activity prominently display a copy of the Privacy Act statement and have applicants read the statement before signing the DD Form 1172?</w:t>
            </w:r>
          </w:p>
          <w:p w14:paraId="4A712F54" w14:textId="50913335" w:rsidR="008F7606" w:rsidRDefault="00F46D28">
            <w:pPr>
              <w:pStyle w:val="TableParagraph"/>
              <w:rPr>
                <w:sz w:val="24"/>
              </w:rPr>
            </w:pPr>
            <w:r>
              <w:rPr>
                <w:sz w:val="24"/>
              </w:rPr>
              <w:t>Reference: MCO 5512.11</w:t>
            </w:r>
            <w:r w:rsidR="00C46639">
              <w:rPr>
                <w:sz w:val="24"/>
              </w:rPr>
              <w:t>F</w:t>
            </w:r>
            <w:r>
              <w:rPr>
                <w:sz w:val="24"/>
              </w:rPr>
              <w:t>, par 2.3, table 2.2., note 10</w:t>
            </w:r>
          </w:p>
        </w:tc>
      </w:tr>
      <w:tr w:rsidR="00560D03" w14:paraId="0FD61F54" w14:textId="77777777" w:rsidTr="00560D03">
        <w:trPr>
          <w:trHeight w:val="419"/>
        </w:trPr>
        <w:sdt>
          <w:sdtPr>
            <w:rPr>
              <w:rFonts w:eastAsia="Calibri"/>
              <w:sz w:val="24"/>
              <w:szCs w:val="24"/>
            </w:rPr>
            <w:alias w:val="Results"/>
            <w:tag w:val="Results"/>
            <w:id w:val="-1146359741"/>
            <w:placeholder>
              <w:docPart w:val="7A36F499A42144C9B9CA2B262627112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582" w:type="dxa"/>
                <w:vAlign w:val="center"/>
              </w:tcPr>
              <w:p w14:paraId="50D065F7" w14:textId="77777777" w:rsidR="00560D03" w:rsidRDefault="00560D03" w:rsidP="00560D03">
                <w:pPr>
                  <w:pStyle w:val="TableParagraph"/>
                  <w:spacing w:before="66"/>
                  <w:ind w:left="0" w:right="343"/>
                  <w:jc w:val="right"/>
                  <w:rPr>
                    <w:rFonts w:ascii="Calibri"/>
                  </w:rPr>
                </w:pPr>
                <w:r w:rsidRPr="00EA608B">
                  <w:rPr>
                    <w:rFonts w:ascii="Calibri" w:eastAsia="Calibri" w:hAnsi="Calibri" w:cs="Times New Roman"/>
                    <w:color w:val="808080"/>
                  </w:rPr>
                  <w:t>Result</w:t>
                </w:r>
              </w:p>
            </w:tc>
          </w:sdtContent>
        </w:sdt>
        <w:tc>
          <w:tcPr>
            <w:tcW w:w="8254" w:type="dxa"/>
            <w:vAlign w:val="center"/>
          </w:tcPr>
          <w:p w14:paraId="65E4A68B" w14:textId="77777777" w:rsidR="00560D03" w:rsidRDefault="0028764F" w:rsidP="00560D03">
            <w:pPr>
              <w:pStyle w:val="TableParagraph"/>
              <w:spacing w:before="57"/>
              <w:rPr>
                <w:sz w:val="24"/>
              </w:rPr>
            </w:pPr>
            <w:sdt>
              <w:sdtPr>
                <w:rPr>
                  <w:rFonts w:eastAsia="Calibri"/>
                  <w:sz w:val="24"/>
                </w:rPr>
                <w:alias w:val="Comments"/>
                <w:tag w:val="Comments"/>
                <w:id w:val="-1713265856"/>
                <w:placeholder>
                  <w:docPart w:val="B03A005697894A3899E0CBBCDE66AE65"/>
                </w:placeholder>
                <w:showingPlcHdr/>
              </w:sdtPr>
              <w:sdtEndPr>
                <w:rPr>
                  <w:rFonts w:ascii="Times New Roman" w:eastAsia="Arial"/>
                  <w:sz w:val="22"/>
                </w:rPr>
              </w:sdtEndPr>
              <w:sdtContent>
                <w:r w:rsidR="00560D03" w:rsidRPr="00EA608B">
                  <w:rPr>
                    <w:rFonts w:eastAsia="Calibri"/>
                    <w:color w:val="808080"/>
                    <w:sz w:val="24"/>
                  </w:rPr>
                  <w:t>Comments</w:t>
                </w:r>
                <w:r w:rsidR="00560D03" w:rsidRPr="00EA608B">
                  <w:rPr>
                    <w:rFonts w:eastAsia="Calibri"/>
                    <w:sz w:val="24"/>
                  </w:rPr>
                  <w:t xml:space="preserve"> </w:t>
                </w:r>
              </w:sdtContent>
            </w:sdt>
          </w:p>
        </w:tc>
      </w:tr>
      <w:tr w:rsidR="008F7606" w14:paraId="03B6CC3C" w14:textId="77777777">
        <w:trPr>
          <w:trHeight w:val="977"/>
        </w:trPr>
        <w:tc>
          <w:tcPr>
            <w:tcW w:w="1582" w:type="dxa"/>
          </w:tcPr>
          <w:p w14:paraId="247CA485" w14:textId="77777777" w:rsidR="008F7606" w:rsidRDefault="00F46D28">
            <w:pPr>
              <w:pStyle w:val="TableParagraph"/>
              <w:spacing w:before="65"/>
              <w:ind w:left="200"/>
              <w:rPr>
                <w:sz w:val="24"/>
              </w:rPr>
            </w:pPr>
            <w:r>
              <w:rPr>
                <w:sz w:val="24"/>
              </w:rPr>
              <w:t>0107</w:t>
            </w:r>
          </w:p>
        </w:tc>
        <w:tc>
          <w:tcPr>
            <w:tcW w:w="8254" w:type="dxa"/>
          </w:tcPr>
          <w:p w14:paraId="5CC05556" w14:textId="77777777" w:rsidR="008F7606" w:rsidRDefault="00F46D28">
            <w:pPr>
              <w:pStyle w:val="TableParagraph"/>
              <w:spacing w:before="65"/>
              <w:ind w:right="378"/>
              <w:rPr>
                <w:sz w:val="24"/>
              </w:rPr>
            </w:pPr>
            <w:r>
              <w:rPr>
                <w:sz w:val="24"/>
              </w:rPr>
              <w:t>Does the RAPIDS VO obtain HQMC approval before issuing a former spouse his or her initial ID card?</w:t>
            </w:r>
          </w:p>
          <w:p w14:paraId="5996A7F8" w14:textId="6C897EF2" w:rsidR="008F7606" w:rsidRDefault="00F46D28">
            <w:pPr>
              <w:pStyle w:val="TableParagraph"/>
              <w:rPr>
                <w:sz w:val="24"/>
              </w:rPr>
            </w:pPr>
            <w:r>
              <w:rPr>
                <w:sz w:val="24"/>
              </w:rPr>
              <w:t>Reference: MCO 5512.11</w:t>
            </w:r>
            <w:r w:rsidR="00C46639">
              <w:rPr>
                <w:sz w:val="24"/>
              </w:rPr>
              <w:t>F</w:t>
            </w:r>
            <w:r>
              <w:rPr>
                <w:sz w:val="24"/>
              </w:rPr>
              <w:t>, par 3.1, 3.4, 22.7 and 22.8</w:t>
            </w:r>
          </w:p>
        </w:tc>
      </w:tr>
      <w:tr w:rsidR="00560D03" w14:paraId="0DF4DD8E" w14:textId="77777777" w:rsidTr="00560D03">
        <w:trPr>
          <w:trHeight w:val="425"/>
        </w:trPr>
        <w:sdt>
          <w:sdtPr>
            <w:rPr>
              <w:rFonts w:eastAsia="Calibri"/>
              <w:sz w:val="24"/>
              <w:szCs w:val="24"/>
            </w:rPr>
            <w:alias w:val="Results"/>
            <w:tag w:val="Results"/>
            <w:id w:val="51671833"/>
            <w:placeholder>
              <w:docPart w:val="A1002D9D829D4BED9021EB670D80C4B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582" w:type="dxa"/>
                <w:vAlign w:val="center"/>
              </w:tcPr>
              <w:p w14:paraId="16C5C5EF" w14:textId="77777777" w:rsidR="00560D03" w:rsidRDefault="00560D03" w:rsidP="00560D03">
                <w:pPr>
                  <w:pStyle w:val="TableParagraph"/>
                  <w:spacing w:before="72"/>
                  <w:ind w:left="0" w:right="343"/>
                  <w:jc w:val="right"/>
                  <w:rPr>
                    <w:rFonts w:ascii="Calibri"/>
                  </w:rPr>
                </w:pPr>
                <w:r w:rsidRPr="00EA608B">
                  <w:rPr>
                    <w:rFonts w:ascii="Calibri" w:eastAsia="Calibri" w:hAnsi="Calibri" w:cs="Times New Roman"/>
                    <w:color w:val="808080"/>
                  </w:rPr>
                  <w:t>Result</w:t>
                </w:r>
              </w:p>
            </w:tc>
          </w:sdtContent>
        </w:sdt>
        <w:tc>
          <w:tcPr>
            <w:tcW w:w="8254" w:type="dxa"/>
            <w:vAlign w:val="center"/>
          </w:tcPr>
          <w:p w14:paraId="3C4714C7" w14:textId="77777777" w:rsidR="00560D03" w:rsidRDefault="0028764F" w:rsidP="00560D03">
            <w:pPr>
              <w:pStyle w:val="TableParagraph"/>
              <w:spacing w:before="63"/>
              <w:rPr>
                <w:sz w:val="24"/>
              </w:rPr>
            </w:pPr>
            <w:sdt>
              <w:sdtPr>
                <w:rPr>
                  <w:rFonts w:eastAsia="Calibri"/>
                  <w:sz w:val="24"/>
                </w:rPr>
                <w:alias w:val="Comments"/>
                <w:tag w:val="Comments"/>
                <w:id w:val="-814408608"/>
                <w:placeholder>
                  <w:docPart w:val="E2E850D1013A4EBCB67CF77DF64A1863"/>
                </w:placeholder>
                <w:showingPlcHdr/>
              </w:sdtPr>
              <w:sdtEndPr>
                <w:rPr>
                  <w:rFonts w:ascii="Times New Roman" w:eastAsia="Arial"/>
                  <w:sz w:val="22"/>
                </w:rPr>
              </w:sdtEndPr>
              <w:sdtContent>
                <w:r w:rsidR="00560D03" w:rsidRPr="00EA608B">
                  <w:rPr>
                    <w:rFonts w:eastAsia="Calibri"/>
                    <w:color w:val="808080"/>
                    <w:sz w:val="24"/>
                  </w:rPr>
                  <w:t>Comments</w:t>
                </w:r>
                <w:r w:rsidR="00560D03" w:rsidRPr="00EA608B">
                  <w:rPr>
                    <w:rFonts w:eastAsia="Calibri"/>
                    <w:sz w:val="24"/>
                  </w:rPr>
                  <w:t xml:space="preserve"> </w:t>
                </w:r>
              </w:sdtContent>
            </w:sdt>
          </w:p>
        </w:tc>
      </w:tr>
      <w:tr w:rsidR="008F7606" w14:paraId="6B5964F1" w14:textId="77777777">
        <w:trPr>
          <w:trHeight w:val="1254"/>
        </w:trPr>
        <w:tc>
          <w:tcPr>
            <w:tcW w:w="1582" w:type="dxa"/>
          </w:tcPr>
          <w:p w14:paraId="05E43A1A" w14:textId="77777777" w:rsidR="008F7606" w:rsidRDefault="00F46D28">
            <w:pPr>
              <w:pStyle w:val="TableParagraph"/>
              <w:spacing w:before="65"/>
              <w:ind w:left="200"/>
              <w:rPr>
                <w:sz w:val="24"/>
              </w:rPr>
            </w:pPr>
            <w:r>
              <w:rPr>
                <w:sz w:val="24"/>
              </w:rPr>
              <w:t>0108</w:t>
            </w:r>
          </w:p>
        </w:tc>
        <w:tc>
          <w:tcPr>
            <w:tcW w:w="8254" w:type="dxa"/>
          </w:tcPr>
          <w:p w14:paraId="1F959CB0" w14:textId="77777777" w:rsidR="008F7606" w:rsidRDefault="00F46D28">
            <w:pPr>
              <w:pStyle w:val="TableParagraph"/>
              <w:spacing w:before="65"/>
              <w:ind w:right="378"/>
              <w:rPr>
                <w:sz w:val="24"/>
              </w:rPr>
            </w:pPr>
            <w:r>
              <w:rPr>
                <w:sz w:val="24"/>
              </w:rPr>
              <w:t>Does the RAPIDS VO ensure that no dependent child possesses more than one DD Form 1173 at a time and that the child is not receiving benefits from more than one sponsor at a time?</w:t>
            </w:r>
          </w:p>
          <w:p w14:paraId="49A8C9FA" w14:textId="17F802BE" w:rsidR="008F7606" w:rsidRDefault="00F46D28">
            <w:pPr>
              <w:pStyle w:val="TableParagraph"/>
              <w:spacing w:before="1"/>
              <w:rPr>
                <w:sz w:val="24"/>
              </w:rPr>
            </w:pPr>
            <w:r>
              <w:rPr>
                <w:sz w:val="24"/>
              </w:rPr>
              <w:t>Reference: MCO 5512.11</w:t>
            </w:r>
            <w:r w:rsidR="00C46639">
              <w:rPr>
                <w:sz w:val="24"/>
              </w:rPr>
              <w:t>F</w:t>
            </w:r>
            <w:r>
              <w:rPr>
                <w:sz w:val="24"/>
              </w:rPr>
              <w:t>, 4.2</w:t>
            </w:r>
          </w:p>
        </w:tc>
      </w:tr>
      <w:tr w:rsidR="00560D03" w14:paraId="60F89901" w14:textId="77777777" w:rsidTr="00560D03">
        <w:trPr>
          <w:trHeight w:val="425"/>
        </w:trPr>
        <w:sdt>
          <w:sdtPr>
            <w:rPr>
              <w:rFonts w:eastAsia="Calibri"/>
              <w:sz w:val="24"/>
              <w:szCs w:val="24"/>
            </w:rPr>
            <w:alias w:val="Results"/>
            <w:tag w:val="Results"/>
            <w:id w:val="621192131"/>
            <w:placeholder>
              <w:docPart w:val="E0B0A5E0AF8D48D4B0ABDAEA7AF894F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582" w:type="dxa"/>
                <w:vAlign w:val="center"/>
              </w:tcPr>
              <w:p w14:paraId="5F826BAF" w14:textId="77777777" w:rsidR="00560D03" w:rsidRDefault="00560D03" w:rsidP="00560D03">
                <w:pPr>
                  <w:pStyle w:val="TableParagraph"/>
                  <w:spacing w:before="72"/>
                  <w:ind w:left="0" w:right="343"/>
                  <w:jc w:val="right"/>
                  <w:rPr>
                    <w:rFonts w:ascii="Calibri"/>
                  </w:rPr>
                </w:pPr>
                <w:r w:rsidRPr="00EA608B">
                  <w:rPr>
                    <w:rFonts w:ascii="Calibri" w:eastAsia="Calibri" w:hAnsi="Calibri" w:cs="Times New Roman"/>
                    <w:color w:val="808080"/>
                  </w:rPr>
                  <w:t>Result</w:t>
                </w:r>
              </w:p>
            </w:tc>
          </w:sdtContent>
        </w:sdt>
        <w:tc>
          <w:tcPr>
            <w:tcW w:w="8254" w:type="dxa"/>
            <w:vAlign w:val="center"/>
          </w:tcPr>
          <w:p w14:paraId="2969F569" w14:textId="77777777" w:rsidR="00560D03" w:rsidRDefault="0028764F" w:rsidP="00560D03">
            <w:pPr>
              <w:pStyle w:val="TableParagraph"/>
              <w:spacing w:before="63"/>
              <w:rPr>
                <w:sz w:val="24"/>
              </w:rPr>
            </w:pPr>
            <w:sdt>
              <w:sdtPr>
                <w:rPr>
                  <w:rFonts w:eastAsia="Calibri"/>
                  <w:sz w:val="24"/>
                </w:rPr>
                <w:alias w:val="Comments"/>
                <w:tag w:val="Comments"/>
                <w:id w:val="-582986487"/>
                <w:placeholder>
                  <w:docPart w:val="B8ADC311A16F4B30BDCA5849CF410791"/>
                </w:placeholder>
                <w:showingPlcHdr/>
              </w:sdtPr>
              <w:sdtEndPr>
                <w:rPr>
                  <w:rFonts w:ascii="Times New Roman" w:eastAsia="Arial"/>
                  <w:sz w:val="22"/>
                </w:rPr>
              </w:sdtEndPr>
              <w:sdtContent>
                <w:r w:rsidR="00560D03" w:rsidRPr="00EA608B">
                  <w:rPr>
                    <w:rFonts w:eastAsia="Calibri"/>
                    <w:color w:val="808080"/>
                    <w:sz w:val="24"/>
                  </w:rPr>
                  <w:t>Comments</w:t>
                </w:r>
                <w:r w:rsidR="00560D03" w:rsidRPr="00EA608B">
                  <w:rPr>
                    <w:rFonts w:eastAsia="Calibri"/>
                    <w:sz w:val="24"/>
                  </w:rPr>
                  <w:t xml:space="preserve"> </w:t>
                </w:r>
              </w:sdtContent>
            </w:sdt>
          </w:p>
        </w:tc>
      </w:tr>
      <w:tr w:rsidR="008F7606" w14:paraId="007DAD66" w14:textId="77777777">
        <w:trPr>
          <w:trHeight w:val="1253"/>
        </w:trPr>
        <w:tc>
          <w:tcPr>
            <w:tcW w:w="1582" w:type="dxa"/>
          </w:tcPr>
          <w:p w14:paraId="3C12AFBA" w14:textId="77777777" w:rsidR="008F7606" w:rsidRDefault="00F46D28">
            <w:pPr>
              <w:pStyle w:val="TableParagraph"/>
              <w:spacing w:before="65"/>
              <w:ind w:left="200"/>
              <w:rPr>
                <w:sz w:val="24"/>
              </w:rPr>
            </w:pPr>
            <w:r>
              <w:rPr>
                <w:sz w:val="24"/>
              </w:rPr>
              <w:t>0109</w:t>
            </w:r>
          </w:p>
        </w:tc>
        <w:tc>
          <w:tcPr>
            <w:tcW w:w="8254" w:type="dxa"/>
          </w:tcPr>
          <w:p w14:paraId="33EC4FC8" w14:textId="77777777" w:rsidR="008F7606" w:rsidRDefault="00F46D28">
            <w:pPr>
              <w:pStyle w:val="TableParagraph"/>
              <w:spacing w:before="65"/>
              <w:ind w:right="178"/>
              <w:rPr>
                <w:sz w:val="24"/>
              </w:rPr>
            </w:pPr>
            <w:r>
              <w:rPr>
                <w:sz w:val="24"/>
              </w:rPr>
              <w:t>If military members cannot agree on which one will sponsor the child for an ID card (if appropriate) and DEERS enrollment, does the RAPIDS VO verify legal documentation to determine who shall sponsor the child?</w:t>
            </w:r>
          </w:p>
          <w:p w14:paraId="0BBD8400" w14:textId="43C0E563" w:rsidR="008F7606" w:rsidRDefault="00F46D28">
            <w:pPr>
              <w:pStyle w:val="TableParagraph"/>
              <w:rPr>
                <w:sz w:val="24"/>
              </w:rPr>
            </w:pPr>
            <w:r>
              <w:rPr>
                <w:sz w:val="24"/>
              </w:rPr>
              <w:t>Reference: MCO 5512.11</w:t>
            </w:r>
            <w:r w:rsidR="00C46639">
              <w:rPr>
                <w:sz w:val="24"/>
              </w:rPr>
              <w:t>F</w:t>
            </w:r>
            <w:r>
              <w:rPr>
                <w:sz w:val="24"/>
              </w:rPr>
              <w:t>, 4.2.1 and table 4.1</w:t>
            </w:r>
          </w:p>
        </w:tc>
      </w:tr>
      <w:tr w:rsidR="00560D03" w14:paraId="49939C8A" w14:textId="77777777" w:rsidTr="00560D03">
        <w:trPr>
          <w:trHeight w:val="425"/>
        </w:trPr>
        <w:sdt>
          <w:sdtPr>
            <w:rPr>
              <w:rFonts w:eastAsia="Calibri"/>
              <w:sz w:val="24"/>
              <w:szCs w:val="24"/>
            </w:rPr>
            <w:alias w:val="Results"/>
            <w:tag w:val="Results"/>
            <w:id w:val="-394739805"/>
            <w:placeholder>
              <w:docPart w:val="CB8B7229056A44888A7FDFE3C37976B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582" w:type="dxa"/>
                <w:vAlign w:val="center"/>
              </w:tcPr>
              <w:p w14:paraId="7071DAC6" w14:textId="77777777" w:rsidR="00560D03" w:rsidRDefault="00560D03" w:rsidP="00560D03">
                <w:pPr>
                  <w:pStyle w:val="TableParagraph"/>
                  <w:spacing w:before="72"/>
                  <w:ind w:left="0" w:right="343"/>
                  <w:jc w:val="right"/>
                  <w:rPr>
                    <w:rFonts w:ascii="Calibri"/>
                  </w:rPr>
                </w:pPr>
                <w:r w:rsidRPr="00EA608B">
                  <w:rPr>
                    <w:rFonts w:ascii="Calibri" w:eastAsia="Calibri" w:hAnsi="Calibri" w:cs="Times New Roman"/>
                    <w:color w:val="808080"/>
                  </w:rPr>
                  <w:t>Result</w:t>
                </w:r>
              </w:p>
            </w:tc>
          </w:sdtContent>
        </w:sdt>
        <w:tc>
          <w:tcPr>
            <w:tcW w:w="8254" w:type="dxa"/>
            <w:vAlign w:val="center"/>
          </w:tcPr>
          <w:p w14:paraId="5AE2CB06" w14:textId="77777777" w:rsidR="00560D03" w:rsidRDefault="0028764F" w:rsidP="00560D03">
            <w:pPr>
              <w:pStyle w:val="TableParagraph"/>
              <w:spacing w:before="63"/>
              <w:rPr>
                <w:sz w:val="24"/>
              </w:rPr>
            </w:pPr>
            <w:sdt>
              <w:sdtPr>
                <w:rPr>
                  <w:rFonts w:eastAsia="Calibri"/>
                  <w:sz w:val="24"/>
                </w:rPr>
                <w:alias w:val="Comments"/>
                <w:tag w:val="Comments"/>
                <w:id w:val="1139072682"/>
                <w:placeholder>
                  <w:docPart w:val="6A9F5316AA934AD4A20E9577337184A6"/>
                </w:placeholder>
                <w:showingPlcHdr/>
              </w:sdtPr>
              <w:sdtEndPr>
                <w:rPr>
                  <w:rFonts w:ascii="Times New Roman" w:eastAsia="Arial"/>
                  <w:sz w:val="22"/>
                </w:rPr>
              </w:sdtEndPr>
              <w:sdtContent>
                <w:r w:rsidR="00560D03" w:rsidRPr="00EA608B">
                  <w:rPr>
                    <w:rFonts w:eastAsia="Calibri"/>
                    <w:color w:val="808080"/>
                    <w:sz w:val="24"/>
                  </w:rPr>
                  <w:t>Comments</w:t>
                </w:r>
                <w:r w:rsidR="00560D03" w:rsidRPr="00EA608B">
                  <w:rPr>
                    <w:rFonts w:eastAsia="Calibri"/>
                    <w:sz w:val="24"/>
                  </w:rPr>
                  <w:t xml:space="preserve"> </w:t>
                </w:r>
              </w:sdtContent>
            </w:sdt>
          </w:p>
        </w:tc>
      </w:tr>
      <w:tr w:rsidR="008F7606" w14:paraId="18857C2B" w14:textId="77777777">
        <w:trPr>
          <w:trHeight w:val="1001"/>
        </w:trPr>
        <w:tc>
          <w:tcPr>
            <w:tcW w:w="1582" w:type="dxa"/>
          </w:tcPr>
          <w:p w14:paraId="3EE94189" w14:textId="77777777" w:rsidR="008F7606" w:rsidRDefault="00F46D28">
            <w:pPr>
              <w:pStyle w:val="TableParagraph"/>
              <w:spacing w:before="65"/>
              <w:ind w:left="200"/>
              <w:rPr>
                <w:sz w:val="24"/>
              </w:rPr>
            </w:pPr>
            <w:r>
              <w:rPr>
                <w:sz w:val="24"/>
              </w:rPr>
              <w:t>0110</w:t>
            </w:r>
          </w:p>
        </w:tc>
        <w:tc>
          <w:tcPr>
            <w:tcW w:w="8254" w:type="dxa"/>
          </w:tcPr>
          <w:p w14:paraId="1583F1B9" w14:textId="77777777" w:rsidR="008F7606" w:rsidRDefault="00F46D28">
            <w:pPr>
              <w:pStyle w:val="TableParagraph"/>
              <w:spacing w:before="65"/>
              <w:ind w:right="312"/>
              <w:rPr>
                <w:sz w:val="24"/>
              </w:rPr>
            </w:pPr>
            <w:r>
              <w:rPr>
                <w:sz w:val="24"/>
              </w:rPr>
              <w:t>Does the RAPIDS VO obtain HQMC approval before issuing an ID card to an incapacitated child</w:t>
            </w:r>
            <w:r w:rsidR="00ED774C">
              <w:rPr>
                <w:sz w:val="24"/>
              </w:rPr>
              <w:t>, Parent, Parent-in-law, Step-Parent, or Parent-by-Adoption, and a court ordered ward</w:t>
            </w:r>
            <w:r>
              <w:rPr>
                <w:sz w:val="24"/>
              </w:rPr>
              <w:t>?</w:t>
            </w:r>
          </w:p>
          <w:p w14:paraId="01DD0E98" w14:textId="4DCE5AB5" w:rsidR="008F7606" w:rsidRDefault="00F46D28">
            <w:pPr>
              <w:pStyle w:val="TableParagraph"/>
              <w:rPr>
                <w:sz w:val="24"/>
              </w:rPr>
            </w:pPr>
            <w:r>
              <w:rPr>
                <w:sz w:val="24"/>
              </w:rPr>
              <w:t>Reference: MCO 5512.11</w:t>
            </w:r>
            <w:r w:rsidR="00C46639">
              <w:rPr>
                <w:sz w:val="24"/>
              </w:rPr>
              <w:t>F</w:t>
            </w:r>
            <w:r>
              <w:rPr>
                <w:sz w:val="24"/>
              </w:rPr>
              <w:t>, par 4.6, 4.7, 4.8, 4.11, 4.12 and 22.4</w:t>
            </w:r>
            <w:r w:rsidR="00ED774C">
              <w:rPr>
                <w:sz w:val="24"/>
              </w:rPr>
              <w:t>; 22.5; 22.6</w:t>
            </w:r>
          </w:p>
        </w:tc>
      </w:tr>
      <w:tr w:rsidR="00E40EE2" w14:paraId="404EBFD1" w14:textId="77777777" w:rsidTr="00E40EE2">
        <w:trPr>
          <w:trHeight w:val="447"/>
        </w:trPr>
        <w:sdt>
          <w:sdtPr>
            <w:rPr>
              <w:rFonts w:eastAsia="Calibri"/>
              <w:sz w:val="24"/>
              <w:szCs w:val="24"/>
            </w:rPr>
            <w:alias w:val="Results"/>
            <w:tag w:val="Results"/>
            <w:id w:val="348299929"/>
            <w:placeholder>
              <w:docPart w:val="23E82AD5AFB24FAB940001A1CEFD43C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582" w:type="dxa"/>
                <w:vAlign w:val="center"/>
              </w:tcPr>
              <w:p w14:paraId="53F931C6" w14:textId="77777777" w:rsidR="00E40EE2" w:rsidRDefault="00E40EE2" w:rsidP="00E40EE2">
                <w:pPr>
                  <w:pStyle w:val="TableParagraph"/>
                  <w:spacing w:before="93"/>
                  <w:ind w:left="0" w:right="343"/>
                  <w:jc w:val="right"/>
                  <w:rPr>
                    <w:rFonts w:ascii="Calibri"/>
                  </w:rPr>
                </w:pPr>
                <w:r w:rsidRPr="00EA608B">
                  <w:rPr>
                    <w:rFonts w:ascii="Calibri" w:eastAsia="Calibri" w:hAnsi="Calibri" w:cs="Times New Roman"/>
                    <w:color w:val="808080"/>
                  </w:rPr>
                  <w:t>Result</w:t>
                </w:r>
              </w:p>
            </w:tc>
          </w:sdtContent>
        </w:sdt>
        <w:tc>
          <w:tcPr>
            <w:tcW w:w="8254" w:type="dxa"/>
            <w:vAlign w:val="center"/>
          </w:tcPr>
          <w:p w14:paraId="19F75398" w14:textId="77777777" w:rsidR="00E40EE2" w:rsidRDefault="0028764F" w:rsidP="00E40EE2">
            <w:pPr>
              <w:pStyle w:val="TableParagraph"/>
              <w:spacing w:before="87"/>
              <w:rPr>
                <w:sz w:val="24"/>
              </w:rPr>
            </w:pPr>
            <w:sdt>
              <w:sdtPr>
                <w:rPr>
                  <w:rFonts w:eastAsia="Calibri"/>
                  <w:sz w:val="24"/>
                </w:rPr>
                <w:alias w:val="Comments"/>
                <w:tag w:val="Comments"/>
                <w:id w:val="895005193"/>
                <w:placeholder>
                  <w:docPart w:val="364928BB2E104C7E94C03C97EEC34C85"/>
                </w:placeholder>
                <w:showingPlcHdr/>
              </w:sdtPr>
              <w:sdtEndPr>
                <w:rPr>
                  <w:rFonts w:ascii="Times New Roman" w:eastAsia="Arial"/>
                  <w:sz w:val="22"/>
                </w:rPr>
              </w:sdtEndPr>
              <w:sdtContent>
                <w:r w:rsidR="00E40EE2" w:rsidRPr="00EA608B">
                  <w:rPr>
                    <w:rFonts w:eastAsia="Calibri"/>
                    <w:color w:val="808080"/>
                    <w:sz w:val="24"/>
                  </w:rPr>
                  <w:t>Comments</w:t>
                </w:r>
                <w:r w:rsidR="00E40EE2" w:rsidRPr="00EA608B">
                  <w:rPr>
                    <w:rFonts w:eastAsia="Calibri"/>
                    <w:sz w:val="24"/>
                  </w:rPr>
                  <w:t xml:space="preserve"> </w:t>
                </w:r>
              </w:sdtContent>
            </w:sdt>
          </w:p>
        </w:tc>
      </w:tr>
      <w:tr w:rsidR="008F7606" w14:paraId="6B67215A" w14:textId="77777777">
        <w:trPr>
          <w:trHeight w:val="1254"/>
        </w:trPr>
        <w:tc>
          <w:tcPr>
            <w:tcW w:w="1582" w:type="dxa"/>
          </w:tcPr>
          <w:p w14:paraId="28218759" w14:textId="77777777" w:rsidR="008F7606" w:rsidRDefault="00F46D28">
            <w:pPr>
              <w:pStyle w:val="TableParagraph"/>
              <w:spacing w:before="64"/>
              <w:ind w:left="200"/>
              <w:rPr>
                <w:sz w:val="24"/>
              </w:rPr>
            </w:pPr>
            <w:r>
              <w:rPr>
                <w:sz w:val="24"/>
              </w:rPr>
              <w:t>011</w:t>
            </w:r>
            <w:r w:rsidR="00ED774C">
              <w:rPr>
                <w:sz w:val="24"/>
              </w:rPr>
              <w:t>1</w:t>
            </w:r>
          </w:p>
        </w:tc>
        <w:tc>
          <w:tcPr>
            <w:tcW w:w="8254" w:type="dxa"/>
          </w:tcPr>
          <w:p w14:paraId="295233AE" w14:textId="77777777" w:rsidR="008F7606" w:rsidRDefault="00F46D28">
            <w:pPr>
              <w:pStyle w:val="TableParagraph"/>
              <w:spacing w:before="64"/>
              <w:ind w:right="1045"/>
              <w:rPr>
                <w:sz w:val="24"/>
              </w:rPr>
            </w:pPr>
            <w:r>
              <w:rPr>
                <w:sz w:val="24"/>
              </w:rPr>
              <w:t>Does the RAPIDS VO understand that only authorized RAPIDS contractors may move the RAPIDS equipment unless a self-help relocation is approved by DRPO?</w:t>
            </w:r>
          </w:p>
          <w:p w14:paraId="51956597" w14:textId="41121DF7" w:rsidR="008F7606" w:rsidRDefault="00F46D28">
            <w:pPr>
              <w:pStyle w:val="TableParagraph"/>
              <w:rPr>
                <w:sz w:val="24"/>
              </w:rPr>
            </w:pPr>
            <w:r>
              <w:rPr>
                <w:sz w:val="24"/>
              </w:rPr>
              <w:t>Reference: MCO 5512.11</w:t>
            </w:r>
            <w:r w:rsidR="00C46639">
              <w:rPr>
                <w:sz w:val="24"/>
              </w:rPr>
              <w:t>F</w:t>
            </w:r>
            <w:r>
              <w:rPr>
                <w:sz w:val="24"/>
              </w:rPr>
              <w:t>, par 10.5.2 and 10.5.3</w:t>
            </w:r>
          </w:p>
        </w:tc>
      </w:tr>
      <w:tr w:rsidR="00E40EE2" w14:paraId="1DE6EA2C" w14:textId="77777777" w:rsidTr="00E40EE2">
        <w:trPr>
          <w:trHeight w:val="425"/>
        </w:trPr>
        <w:sdt>
          <w:sdtPr>
            <w:rPr>
              <w:rFonts w:eastAsia="Calibri"/>
              <w:sz w:val="24"/>
              <w:szCs w:val="24"/>
            </w:rPr>
            <w:alias w:val="Results"/>
            <w:tag w:val="Results"/>
            <w:id w:val="464087249"/>
            <w:placeholder>
              <w:docPart w:val="02FEC7B268534B07AAFF4D3656E5C6F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582" w:type="dxa"/>
                <w:vAlign w:val="center"/>
              </w:tcPr>
              <w:p w14:paraId="6E776F2E" w14:textId="77777777" w:rsidR="00E40EE2" w:rsidRDefault="00E40EE2" w:rsidP="00E40EE2">
                <w:pPr>
                  <w:pStyle w:val="TableParagraph"/>
                  <w:spacing w:before="71"/>
                  <w:ind w:left="0" w:right="343"/>
                  <w:jc w:val="right"/>
                  <w:rPr>
                    <w:rFonts w:ascii="Calibri"/>
                  </w:rPr>
                </w:pPr>
                <w:r w:rsidRPr="00EA608B">
                  <w:rPr>
                    <w:rFonts w:ascii="Calibri" w:eastAsia="Calibri" w:hAnsi="Calibri" w:cs="Times New Roman"/>
                    <w:color w:val="808080"/>
                  </w:rPr>
                  <w:t>Result</w:t>
                </w:r>
              </w:p>
            </w:tc>
          </w:sdtContent>
        </w:sdt>
        <w:tc>
          <w:tcPr>
            <w:tcW w:w="8254" w:type="dxa"/>
            <w:vAlign w:val="center"/>
          </w:tcPr>
          <w:p w14:paraId="76F130B8" w14:textId="77777777" w:rsidR="00E40EE2" w:rsidRDefault="0028764F" w:rsidP="00E40EE2">
            <w:pPr>
              <w:pStyle w:val="TableParagraph"/>
              <w:spacing w:before="65"/>
              <w:rPr>
                <w:sz w:val="24"/>
              </w:rPr>
            </w:pPr>
            <w:sdt>
              <w:sdtPr>
                <w:rPr>
                  <w:rFonts w:eastAsia="Calibri"/>
                  <w:sz w:val="24"/>
                </w:rPr>
                <w:alias w:val="Comments"/>
                <w:tag w:val="Comments"/>
                <w:id w:val="1881587975"/>
                <w:placeholder>
                  <w:docPart w:val="84E0502757254B01978869DE3A2F4EBB"/>
                </w:placeholder>
                <w:showingPlcHdr/>
              </w:sdtPr>
              <w:sdtEndPr>
                <w:rPr>
                  <w:rFonts w:ascii="Times New Roman" w:eastAsia="Arial"/>
                  <w:sz w:val="22"/>
                </w:rPr>
              </w:sdtEndPr>
              <w:sdtContent>
                <w:r w:rsidR="00E40EE2" w:rsidRPr="00EA608B">
                  <w:rPr>
                    <w:rFonts w:eastAsia="Calibri"/>
                    <w:color w:val="808080"/>
                    <w:sz w:val="24"/>
                  </w:rPr>
                  <w:t>Comments</w:t>
                </w:r>
                <w:r w:rsidR="00E40EE2" w:rsidRPr="00EA608B">
                  <w:rPr>
                    <w:rFonts w:eastAsia="Calibri"/>
                    <w:sz w:val="24"/>
                  </w:rPr>
                  <w:t xml:space="preserve"> </w:t>
                </w:r>
              </w:sdtContent>
            </w:sdt>
          </w:p>
        </w:tc>
      </w:tr>
      <w:tr w:rsidR="008F7606" w14:paraId="20441169" w14:textId="77777777">
        <w:trPr>
          <w:trHeight w:val="1174"/>
        </w:trPr>
        <w:tc>
          <w:tcPr>
            <w:tcW w:w="1582" w:type="dxa"/>
          </w:tcPr>
          <w:p w14:paraId="3EB2600B" w14:textId="77777777" w:rsidR="008F7606" w:rsidRDefault="00F46D28">
            <w:pPr>
              <w:pStyle w:val="TableParagraph"/>
              <w:spacing w:before="64"/>
              <w:ind w:left="200"/>
              <w:rPr>
                <w:sz w:val="24"/>
              </w:rPr>
            </w:pPr>
            <w:r>
              <w:rPr>
                <w:sz w:val="24"/>
              </w:rPr>
              <w:t>011</w:t>
            </w:r>
            <w:r w:rsidR="00ED774C">
              <w:rPr>
                <w:sz w:val="24"/>
              </w:rPr>
              <w:t>2</w:t>
            </w:r>
          </w:p>
        </w:tc>
        <w:tc>
          <w:tcPr>
            <w:tcW w:w="8254" w:type="dxa"/>
          </w:tcPr>
          <w:p w14:paraId="5C1B5977" w14:textId="4B821554" w:rsidR="008F7606" w:rsidRDefault="00F46D28">
            <w:pPr>
              <w:pStyle w:val="TableParagraph"/>
              <w:spacing w:before="64" w:line="270" w:lineRule="atLeast"/>
              <w:ind w:right="378"/>
              <w:rPr>
                <w:sz w:val="24"/>
              </w:rPr>
            </w:pPr>
            <w:r>
              <w:rPr>
                <w:sz w:val="24"/>
              </w:rPr>
              <w:t>Does the RAPIDS VO contact the appropriate DEERS/RAPIDS Assistance Center (DRAC)/RAPIDS Support Centers (DRCS) for their area when they encounter RAPIDS hardware or software problems? Reference: MCO 5512.11</w:t>
            </w:r>
            <w:r w:rsidR="00C46639">
              <w:rPr>
                <w:sz w:val="24"/>
              </w:rPr>
              <w:t>F</w:t>
            </w:r>
            <w:r>
              <w:rPr>
                <w:sz w:val="24"/>
              </w:rPr>
              <w:t>, par 10.9</w:t>
            </w:r>
          </w:p>
        </w:tc>
      </w:tr>
    </w:tbl>
    <w:p w14:paraId="6E5CA130" w14:textId="77777777" w:rsidR="008F7606" w:rsidRDefault="008F7606">
      <w:pPr>
        <w:spacing w:line="270" w:lineRule="atLeast"/>
        <w:rPr>
          <w:sz w:val="24"/>
        </w:rPr>
        <w:sectPr w:rsidR="008F7606" w:rsidSect="00F95C7F">
          <w:pgSz w:w="12240" w:h="15840"/>
          <w:pgMar w:top="1000" w:right="860" w:bottom="2140" w:left="1240" w:header="0" w:footer="1950" w:gutter="0"/>
          <w:cols w:space="720"/>
        </w:sectPr>
      </w:pPr>
    </w:p>
    <w:tbl>
      <w:tblPr>
        <w:tblW w:w="0" w:type="auto"/>
        <w:tblInd w:w="122" w:type="dxa"/>
        <w:tblLayout w:type="fixed"/>
        <w:tblCellMar>
          <w:left w:w="0" w:type="dxa"/>
          <w:right w:w="0" w:type="dxa"/>
        </w:tblCellMar>
        <w:tblLook w:val="01E0" w:firstRow="1" w:lastRow="1" w:firstColumn="1" w:lastColumn="1" w:noHBand="0" w:noVBand="0"/>
      </w:tblPr>
      <w:tblGrid>
        <w:gridCol w:w="1582"/>
        <w:gridCol w:w="8135"/>
      </w:tblGrid>
      <w:tr w:rsidR="00E40EE2" w14:paraId="2C977F05" w14:textId="77777777" w:rsidTr="00E40EE2">
        <w:trPr>
          <w:trHeight w:val="446"/>
        </w:trPr>
        <w:sdt>
          <w:sdtPr>
            <w:rPr>
              <w:rFonts w:eastAsia="Calibri"/>
              <w:sz w:val="24"/>
              <w:szCs w:val="24"/>
            </w:rPr>
            <w:alias w:val="Results"/>
            <w:tag w:val="Results"/>
            <w:id w:val="1111474045"/>
            <w:placeholder>
              <w:docPart w:val="C671766DA426433395954C23EEC632D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582" w:type="dxa"/>
                <w:vAlign w:val="center"/>
              </w:tcPr>
              <w:p w14:paraId="72A0A98B" w14:textId="77777777" w:rsidR="00E40EE2" w:rsidRDefault="00E40EE2" w:rsidP="00E40EE2">
                <w:pPr>
                  <w:pStyle w:val="TableParagraph"/>
                  <w:spacing w:before="96"/>
                  <w:ind w:left="0" w:right="343"/>
                  <w:jc w:val="right"/>
                  <w:rPr>
                    <w:rFonts w:ascii="Calibri"/>
                  </w:rPr>
                </w:pPr>
                <w:r w:rsidRPr="00EA608B">
                  <w:rPr>
                    <w:rFonts w:ascii="Calibri" w:eastAsia="Calibri" w:hAnsi="Calibri" w:cs="Times New Roman"/>
                    <w:color w:val="808080"/>
                  </w:rPr>
                  <w:t>Result</w:t>
                </w:r>
              </w:p>
            </w:tc>
          </w:sdtContent>
        </w:sdt>
        <w:tc>
          <w:tcPr>
            <w:tcW w:w="8135" w:type="dxa"/>
            <w:vAlign w:val="center"/>
          </w:tcPr>
          <w:p w14:paraId="1895241F" w14:textId="77777777" w:rsidR="00E40EE2" w:rsidRDefault="0028764F" w:rsidP="00E40EE2">
            <w:pPr>
              <w:pStyle w:val="TableParagraph"/>
              <w:spacing w:before="90"/>
              <w:rPr>
                <w:sz w:val="24"/>
              </w:rPr>
            </w:pPr>
            <w:sdt>
              <w:sdtPr>
                <w:rPr>
                  <w:rFonts w:eastAsia="Calibri"/>
                  <w:sz w:val="24"/>
                </w:rPr>
                <w:alias w:val="Comments"/>
                <w:tag w:val="Comments"/>
                <w:id w:val="-1914538403"/>
                <w:placeholder>
                  <w:docPart w:val="AFEDBD9CF41947FBA96A56FD34361F61"/>
                </w:placeholder>
                <w:showingPlcHdr/>
              </w:sdtPr>
              <w:sdtEndPr>
                <w:rPr>
                  <w:rFonts w:ascii="Times New Roman" w:eastAsia="Arial"/>
                  <w:sz w:val="22"/>
                </w:rPr>
              </w:sdtEndPr>
              <w:sdtContent>
                <w:r w:rsidR="00E40EE2" w:rsidRPr="00EA608B">
                  <w:rPr>
                    <w:rFonts w:eastAsia="Calibri"/>
                    <w:color w:val="808080"/>
                    <w:sz w:val="24"/>
                  </w:rPr>
                  <w:t>Comments</w:t>
                </w:r>
                <w:r w:rsidR="00E40EE2" w:rsidRPr="00EA608B">
                  <w:rPr>
                    <w:rFonts w:eastAsia="Calibri"/>
                    <w:sz w:val="24"/>
                  </w:rPr>
                  <w:t xml:space="preserve"> </w:t>
                </w:r>
              </w:sdtContent>
            </w:sdt>
          </w:p>
        </w:tc>
      </w:tr>
      <w:tr w:rsidR="008F7606" w14:paraId="74216608" w14:textId="77777777">
        <w:trPr>
          <w:trHeight w:val="976"/>
        </w:trPr>
        <w:tc>
          <w:tcPr>
            <w:tcW w:w="1582" w:type="dxa"/>
          </w:tcPr>
          <w:p w14:paraId="4AF0C0C7" w14:textId="77777777" w:rsidR="008F7606" w:rsidRDefault="00F46D28">
            <w:pPr>
              <w:pStyle w:val="TableParagraph"/>
              <w:spacing w:before="67"/>
              <w:ind w:left="200"/>
              <w:rPr>
                <w:sz w:val="24"/>
              </w:rPr>
            </w:pPr>
            <w:r>
              <w:rPr>
                <w:sz w:val="24"/>
              </w:rPr>
              <w:t>011</w:t>
            </w:r>
            <w:r w:rsidR="00ED774C">
              <w:rPr>
                <w:sz w:val="24"/>
              </w:rPr>
              <w:t>3</w:t>
            </w:r>
          </w:p>
        </w:tc>
        <w:tc>
          <w:tcPr>
            <w:tcW w:w="8135" w:type="dxa"/>
          </w:tcPr>
          <w:p w14:paraId="11206398" w14:textId="77777777" w:rsidR="008F7606" w:rsidRDefault="00F46D28">
            <w:pPr>
              <w:pStyle w:val="TableParagraph"/>
              <w:spacing w:before="67"/>
              <w:ind w:right="379"/>
              <w:rPr>
                <w:sz w:val="24"/>
              </w:rPr>
            </w:pPr>
            <w:r>
              <w:rPr>
                <w:sz w:val="24"/>
              </w:rPr>
              <w:t>Does the RAPIDS site secure the automated ID card stock under lock when it is not in use or when the office is closed?</w:t>
            </w:r>
          </w:p>
          <w:p w14:paraId="229974C5" w14:textId="0D05788F" w:rsidR="008F7606" w:rsidRDefault="00F46D28">
            <w:pPr>
              <w:pStyle w:val="TableParagraph"/>
              <w:rPr>
                <w:sz w:val="24"/>
              </w:rPr>
            </w:pPr>
            <w:r>
              <w:rPr>
                <w:sz w:val="24"/>
              </w:rPr>
              <w:t>Reference: MCO 5512.11</w:t>
            </w:r>
            <w:r w:rsidR="00C46639">
              <w:rPr>
                <w:sz w:val="24"/>
              </w:rPr>
              <w:t>F</w:t>
            </w:r>
            <w:r>
              <w:rPr>
                <w:sz w:val="24"/>
              </w:rPr>
              <w:t>, par 11.3</w:t>
            </w:r>
          </w:p>
        </w:tc>
      </w:tr>
      <w:tr w:rsidR="00E40EE2" w14:paraId="6B60FCE3" w14:textId="77777777" w:rsidTr="00E40EE2">
        <w:trPr>
          <w:trHeight w:val="425"/>
        </w:trPr>
        <w:sdt>
          <w:sdtPr>
            <w:rPr>
              <w:rFonts w:eastAsia="Calibri"/>
              <w:sz w:val="24"/>
              <w:szCs w:val="24"/>
            </w:rPr>
            <w:alias w:val="Results"/>
            <w:tag w:val="Results"/>
            <w:id w:val="-1426184305"/>
            <w:placeholder>
              <w:docPart w:val="BBFE49D15D924EB4804FE46DA5A2A6F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582" w:type="dxa"/>
                <w:vAlign w:val="center"/>
              </w:tcPr>
              <w:p w14:paraId="40543126" w14:textId="77777777" w:rsidR="00E40EE2" w:rsidRDefault="00E40EE2" w:rsidP="00E40EE2">
                <w:pPr>
                  <w:pStyle w:val="TableParagraph"/>
                  <w:spacing w:before="74"/>
                  <w:ind w:left="0" w:right="343"/>
                  <w:jc w:val="right"/>
                  <w:rPr>
                    <w:rFonts w:ascii="Calibri"/>
                  </w:rPr>
                </w:pPr>
                <w:r w:rsidRPr="00EA608B">
                  <w:rPr>
                    <w:rFonts w:ascii="Calibri" w:eastAsia="Calibri" w:hAnsi="Calibri" w:cs="Times New Roman"/>
                    <w:color w:val="808080"/>
                  </w:rPr>
                  <w:t>Result</w:t>
                </w:r>
              </w:p>
            </w:tc>
          </w:sdtContent>
        </w:sdt>
        <w:tc>
          <w:tcPr>
            <w:tcW w:w="8135" w:type="dxa"/>
            <w:vAlign w:val="center"/>
          </w:tcPr>
          <w:p w14:paraId="78EE5C89" w14:textId="77777777" w:rsidR="00E40EE2" w:rsidRDefault="0028764F" w:rsidP="00E40EE2">
            <w:pPr>
              <w:pStyle w:val="TableParagraph"/>
              <w:spacing w:before="68"/>
              <w:rPr>
                <w:sz w:val="24"/>
              </w:rPr>
            </w:pPr>
            <w:sdt>
              <w:sdtPr>
                <w:rPr>
                  <w:rFonts w:eastAsia="Calibri"/>
                  <w:sz w:val="24"/>
                </w:rPr>
                <w:alias w:val="Comments"/>
                <w:tag w:val="Comments"/>
                <w:id w:val="-670480228"/>
                <w:placeholder>
                  <w:docPart w:val="BFC494FF379140E89DBEBB203A7C76A0"/>
                </w:placeholder>
                <w:showingPlcHdr/>
              </w:sdtPr>
              <w:sdtEndPr>
                <w:rPr>
                  <w:rFonts w:ascii="Times New Roman" w:eastAsia="Arial"/>
                  <w:sz w:val="22"/>
                </w:rPr>
              </w:sdtEndPr>
              <w:sdtContent>
                <w:r w:rsidR="00E40EE2" w:rsidRPr="00EA608B">
                  <w:rPr>
                    <w:rFonts w:eastAsia="Calibri"/>
                    <w:color w:val="808080"/>
                    <w:sz w:val="24"/>
                  </w:rPr>
                  <w:t>Comments</w:t>
                </w:r>
                <w:r w:rsidR="00E40EE2" w:rsidRPr="00EA608B">
                  <w:rPr>
                    <w:rFonts w:eastAsia="Calibri"/>
                    <w:sz w:val="24"/>
                  </w:rPr>
                  <w:t xml:space="preserve"> </w:t>
                </w:r>
              </w:sdtContent>
            </w:sdt>
          </w:p>
        </w:tc>
      </w:tr>
      <w:tr w:rsidR="008F7606" w14:paraId="29E7EA32" w14:textId="77777777">
        <w:trPr>
          <w:trHeight w:val="977"/>
        </w:trPr>
        <w:tc>
          <w:tcPr>
            <w:tcW w:w="1582" w:type="dxa"/>
          </w:tcPr>
          <w:p w14:paraId="02D279E5" w14:textId="77777777" w:rsidR="008F7606" w:rsidRDefault="00F46D28">
            <w:pPr>
              <w:pStyle w:val="TableParagraph"/>
              <w:spacing w:before="67"/>
              <w:ind w:left="200"/>
              <w:rPr>
                <w:sz w:val="24"/>
              </w:rPr>
            </w:pPr>
            <w:r>
              <w:rPr>
                <w:sz w:val="24"/>
              </w:rPr>
              <w:t>011</w:t>
            </w:r>
            <w:r w:rsidR="00ED774C">
              <w:rPr>
                <w:sz w:val="24"/>
              </w:rPr>
              <w:t>4</w:t>
            </w:r>
          </w:p>
        </w:tc>
        <w:tc>
          <w:tcPr>
            <w:tcW w:w="8135" w:type="dxa"/>
          </w:tcPr>
          <w:p w14:paraId="5F9AE92E" w14:textId="77777777" w:rsidR="008F7606" w:rsidRDefault="00F46D28">
            <w:pPr>
              <w:pStyle w:val="TableParagraph"/>
              <w:spacing w:before="67"/>
              <w:ind w:right="193"/>
              <w:rPr>
                <w:sz w:val="24"/>
              </w:rPr>
            </w:pPr>
            <w:r>
              <w:rPr>
                <w:sz w:val="24"/>
              </w:rPr>
              <w:t>Does the RAPIDS VO obtain HQMC approval before issuing an ID card to a Parent, Parent-in-law, Step-Parent, or Parent-by-Adoption?</w:t>
            </w:r>
          </w:p>
          <w:p w14:paraId="54F0833F" w14:textId="0565B889" w:rsidR="008F7606" w:rsidRDefault="00F46D28">
            <w:pPr>
              <w:pStyle w:val="TableParagraph"/>
              <w:rPr>
                <w:sz w:val="24"/>
              </w:rPr>
            </w:pPr>
            <w:r>
              <w:rPr>
                <w:sz w:val="24"/>
              </w:rPr>
              <w:t>Reference: MCO 5512.11</w:t>
            </w:r>
            <w:r w:rsidR="00C46639">
              <w:rPr>
                <w:sz w:val="24"/>
              </w:rPr>
              <w:t>F</w:t>
            </w:r>
            <w:r>
              <w:rPr>
                <w:sz w:val="24"/>
              </w:rPr>
              <w:t>, par 22.5</w:t>
            </w:r>
          </w:p>
        </w:tc>
      </w:tr>
      <w:tr w:rsidR="00E40EE2" w14:paraId="090B5B26" w14:textId="77777777" w:rsidTr="00E40EE2">
        <w:trPr>
          <w:trHeight w:val="426"/>
        </w:trPr>
        <w:sdt>
          <w:sdtPr>
            <w:rPr>
              <w:rFonts w:eastAsia="Calibri"/>
              <w:sz w:val="24"/>
              <w:szCs w:val="24"/>
            </w:rPr>
            <w:alias w:val="Results"/>
            <w:tag w:val="Results"/>
            <w:id w:val="-1147741159"/>
            <w:placeholder>
              <w:docPart w:val="C9AD10C8CB584F59AC61ABF8E8E417D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582" w:type="dxa"/>
                <w:vAlign w:val="center"/>
              </w:tcPr>
              <w:p w14:paraId="41103FA1" w14:textId="77777777" w:rsidR="00E40EE2" w:rsidRDefault="00E40EE2" w:rsidP="00E40EE2">
                <w:pPr>
                  <w:pStyle w:val="TableParagraph"/>
                  <w:spacing w:before="75"/>
                  <w:ind w:left="0" w:right="343"/>
                  <w:jc w:val="right"/>
                  <w:rPr>
                    <w:rFonts w:ascii="Calibri"/>
                  </w:rPr>
                </w:pPr>
                <w:r w:rsidRPr="00EA608B">
                  <w:rPr>
                    <w:rFonts w:ascii="Calibri" w:eastAsia="Calibri" w:hAnsi="Calibri" w:cs="Times New Roman"/>
                    <w:color w:val="808080"/>
                  </w:rPr>
                  <w:t>Result</w:t>
                </w:r>
              </w:p>
            </w:tc>
          </w:sdtContent>
        </w:sdt>
        <w:tc>
          <w:tcPr>
            <w:tcW w:w="8135" w:type="dxa"/>
            <w:vAlign w:val="center"/>
          </w:tcPr>
          <w:p w14:paraId="2765D78F" w14:textId="77777777" w:rsidR="00E40EE2" w:rsidRDefault="0028764F" w:rsidP="00E40EE2">
            <w:pPr>
              <w:pStyle w:val="TableParagraph"/>
              <w:spacing w:before="69"/>
              <w:rPr>
                <w:sz w:val="24"/>
              </w:rPr>
            </w:pPr>
            <w:sdt>
              <w:sdtPr>
                <w:rPr>
                  <w:rFonts w:eastAsia="Calibri"/>
                  <w:sz w:val="24"/>
                </w:rPr>
                <w:alias w:val="Comments"/>
                <w:tag w:val="Comments"/>
                <w:id w:val="136003164"/>
                <w:placeholder>
                  <w:docPart w:val="99682893C5254C55B8C4165C01E56FCC"/>
                </w:placeholder>
                <w:showingPlcHdr/>
              </w:sdtPr>
              <w:sdtEndPr>
                <w:rPr>
                  <w:rFonts w:ascii="Times New Roman" w:eastAsia="Arial"/>
                  <w:sz w:val="22"/>
                </w:rPr>
              </w:sdtEndPr>
              <w:sdtContent>
                <w:r w:rsidR="00E40EE2" w:rsidRPr="00EA608B">
                  <w:rPr>
                    <w:rFonts w:eastAsia="Calibri"/>
                    <w:color w:val="808080"/>
                    <w:sz w:val="24"/>
                  </w:rPr>
                  <w:t>Comments</w:t>
                </w:r>
                <w:r w:rsidR="00E40EE2" w:rsidRPr="00EA608B">
                  <w:rPr>
                    <w:rFonts w:eastAsia="Calibri"/>
                    <w:sz w:val="24"/>
                  </w:rPr>
                  <w:t xml:space="preserve"> </w:t>
                </w:r>
              </w:sdtContent>
            </w:sdt>
          </w:p>
        </w:tc>
      </w:tr>
      <w:tr w:rsidR="008F7606" w14:paraId="21896BFA" w14:textId="77777777">
        <w:trPr>
          <w:trHeight w:val="1798"/>
        </w:trPr>
        <w:tc>
          <w:tcPr>
            <w:tcW w:w="1582" w:type="dxa"/>
          </w:tcPr>
          <w:p w14:paraId="13B47E40" w14:textId="77777777" w:rsidR="008F7606" w:rsidRDefault="00F46D28">
            <w:pPr>
              <w:pStyle w:val="TableParagraph"/>
              <w:spacing w:before="68"/>
              <w:ind w:left="200"/>
              <w:rPr>
                <w:sz w:val="24"/>
              </w:rPr>
            </w:pPr>
            <w:r>
              <w:rPr>
                <w:sz w:val="24"/>
              </w:rPr>
              <w:t>011</w:t>
            </w:r>
            <w:r w:rsidR="00ED774C">
              <w:rPr>
                <w:sz w:val="24"/>
              </w:rPr>
              <w:t>5</w:t>
            </w:r>
          </w:p>
        </w:tc>
        <w:tc>
          <w:tcPr>
            <w:tcW w:w="8135" w:type="dxa"/>
          </w:tcPr>
          <w:p w14:paraId="0E5C0EA2" w14:textId="77777777" w:rsidR="008F7606" w:rsidRDefault="00F46D28">
            <w:pPr>
              <w:pStyle w:val="TableParagraph"/>
              <w:spacing w:before="68"/>
              <w:ind w:right="178"/>
              <w:rPr>
                <w:sz w:val="24"/>
              </w:rPr>
            </w:pPr>
            <w:r>
              <w:rPr>
                <w:sz w:val="24"/>
              </w:rPr>
              <w:t>Once the RAPIDS VO verifies an individual's eligibility does he or she refer to the entitlement guide as well as the effective date guidelines to ensure that the individual is assigned the correct benefits and privileges and issued a DD Form 1173 (if appropriate) with the correct expiration date?</w:t>
            </w:r>
          </w:p>
          <w:p w14:paraId="7CAA04DC" w14:textId="1A3FFF9D" w:rsidR="008F7606" w:rsidRDefault="00F46D28">
            <w:pPr>
              <w:pStyle w:val="TableParagraph"/>
              <w:spacing w:before="1"/>
              <w:rPr>
                <w:sz w:val="24"/>
              </w:rPr>
            </w:pPr>
            <w:r>
              <w:rPr>
                <w:sz w:val="24"/>
              </w:rPr>
              <w:t>Reference: MCO 5512.11</w:t>
            </w:r>
            <w:r w:rsidR="00C46639">
              <w:rPr>
                <w:sz w:val="24"/>
              </w:rPr>
              <w:t>F</w:t>
            </w:r>
            <w:r>
              <w:rPr>
                <w:sz w:val="24"/>
              </w:rPr>
              <w:t>, attachments 2 and 4</w:t>
            </w:r>
          </w:p>
        </w:tc>
      </w:tr>
      <w:tr w:rsidR="00E40EE2" w14:paraId="606321B5" w14:textId="77777777" w:rsidTr="00E40EE2">
        <w:trPr>
          <w:trHeight w:val="525"/>
        </w:trPr>
        <w:sdt>
          <w:sdtPr>
            <w:rPr>
              <w:rFonts w:eastAsia="Calibri"/>
              <w:sz w:val="24"/>
              <w:szCs w:val="24"/>
            </w:rPr>
            <w:alias w:val="Results"/>
            <w:tag w:val="Results"/>
            <w:id w:val="-47148316"/>
            <w:placeholder>
              <w:docPart w:val="4B1A5DB0B5CB4FEA8BC0CF280159F62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582" w:type="dxa"/>
                <w:vAlign w:val="center"/>
              </w:tcPr>
              <w:p w14:paraId="300019A2" w14:textId="77777777" w:rsidR="00E40EE2" w:rsidRDefault="00E40EE2" w:rsidP="00E40EE2">
                <w:pPr>
                  <w:pStyle w:val="TableParagraph"/>
                  <w:spacing w:before="76" w:line="247" w:lineRule="exact"/>
                  <w:ind w:left="0" w:right="343"/>
                  <w:jc w:val="right"/>
                  <w:rPr>
                    <w:rFonts w:ascii="Calibri"/>
                  </w:rPr>
                </w:pPr>
                <w:r w:rsidRPr="00EA608B">
                  <w:rPr>
                    <w:rFonts w:ascii="Calibri" w:eastAsia="Calibri" w:hAnsi="Calibri" w:cs="Times New Roman"/>
                    <w:color w:val="808080"/>
                  </w:rPr>
                  <w:t>Result</w:t>
                </w:r>
              </w:p>
            </w:tc>
          </w:sdtContent>
        </w:sdt>
        <w:tc>
          <w:tcPr>
            <w:tcW w:w="8135" w:type="dxa"/>
            <w:vAlign w:val="center"/>
          </w:tcPr>
          <w:p w14:paraId="0EE41E17" w14:textId="77777777" w:rsidR="00E40EE2" w:rsidRDefault="0028764F" w:rsidP="00E40EE2">
            <w:pPr>
              <w:pStyle w:val="TableParagraph"/>
              <w:spacing w:before="60" w:line="262" w:lineRule="exact"/>
              <w:rPr>
                <w:sz w:val="24"/>
              </w:rPr>
            </w:pPr>
            <w:sdt>
              <w:sdtPr>
                <w:rPr>
                  <w:rFonts w:eastAsia="Calibri"/>
                  <w:sz w:val="24"/>
                </w:rPr>
                <w:alias w:val="Comments"/>
                <w:tag w:val="Comments"/>
                <w:id w:val="-1633393371"/>
                <w:placeholder>
                  <w:docPart w:val="1DFDD056DD5C4BA387FE7F1B9CE2EE67"/>
                </w:placeholder>
                <w:showingPlcHdr/>
              </w:sdtPr>
              <w:sdtEndPr>
                <w:rPr>
                  <w:rFonts w:ascii="Times New Roman" w:eastAsia="Arial"/>
                  <w:sz w:val="22"/>
                </w:rPr>
              </w:sdtEndPr>
              <w:sdtContent>
                <w:r w:rsidR="00E40EE2" w:rsidRPr="00EA608B">
                  <w:rPr>
                    <w:rFonts w:eastAsia="Calibri"/>
                    <w:color w:val="808080"/>
                    <w:sz w:val="24"/>
                  </w:rPr>
                  <w:t>Comments</w:t>
                </w:r>
                <w:r w:rsidR="00E40EE2" w:rsidRPr="00EA608B">
                  <w:rPr>
                    <w:rFonts w:eastAsia="Calibri"/>
                    <w:sz w:val="24"/>
                  </w:rPr>
                  <w:t xml:space="preserve"> </w:t>
                </w:r>
              </w:sdtContent>
            </w:sdt>
          </w:p>
        </w:tc>
      </w:tr>
    </w:tbl>
    <w:p w14:paraId="56111649" w14:textId="77777777" w:rsidR="00F46D28" w:rsidRDefault="00F46D28"/>
    <w:sectPr w:rsidR="00F46D28">
      <w:pgSz w:w="12240" w:h="15840"/>
      <w:pgMar w:top="1140" w:right="860" w:bottom="2140" w:left="1240" w:header="0" w:footer="19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2245EA" w14:textId="77777777" w:rsidR="00F95C7F" w:rsidRDefault="00F95C7F">
      <w:r>
        <w:separator/>
      </w:r>
    </w:p>
  </w:endnote>
  <w:endnote w:type="continuationSeparator" w:id="0">
    <w:p w14:paraId="3C78A48B" w14:textId="77777777" w:rsidR="00F95C7F" w:rsidRDefault="00F95C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932AC" w14:textId="77777777" w:rsidR="008F7606" w:rsidRDefault="00C34AF5">
    <w:pPr>
      <w:pStyle w:val="BodyText"/>
      <w:spacing w:line="14" w:lineRule="auto"/>
      <w:rPr>
        <w:i w:val="0"/>
        <w:sz w:val="20"/>
      </w:rPr>
    </w:pPr>
    <w:r>
      <w:rPr>
        <w:noProof/>
        <w:lang w:bidi="ar-SA"/>
      </w:rPr>
      <mc:AlternateContent>
        <mc:Choice Requires="wps">
          <w:drawing>
            <wp:anchor distT="0" distB="0" distL="114300" distR="114300" simplePos="0" relativeHeight="251287552" behindDoc="1" locked="0" layoutInCell="1" allowOverlap="1" wp14:anchorId="590B4C3B" wp14:editId="21784721">
              <wp:simplePos x="0" y="0"/>
              <wp:positionH relativeFrom="page">
                <wp:posOffset>901700</wp:posOffset>
              </wp:positionH>
              <wp:positionV relativeFrom="page">
                <wp:posOffset>8629650</wp:posOffset>
              </wp:positionV>
              <wp:extent cx="5868670" cy="66167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8670" cy="661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25BD57" w14:textId="77777777" w:rsidR="008F7606" w:rsidRDefault="00F46D28">
                          <w:pPr>
                            <w:pStyle w:val="BodyText"/>
                            <w:spacing w:before="12"/>
                            <w:ind w:left="20" w:right="-7"/>
                          </w:pPr>
                          <w:r>
                            <w:t>This checklist outlines the general elements needed for the day-to-day administration and operations of this function area. Additionally, this checklist provides guidelines for internal evaluations and standardized criteria for the conduct of inspections. Commands must also fully comply with all applicable references.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0B4C3B" id="_x0000_t202" coordsize="21600,21600" o:spt="202" path="m,l,21600r21600,l21600,xe">
              <v:stroke joinstyle="miter"/>
              <v:path gradientshapeok="t" o:connecttype="rect"/>
            </v:shapetype>
            <v:shape id="Text Box 2" o:spid="_x0000_s1026" type="#_x0000_t202" style="position:absolute;margin-left:71pt;margin-top:679.5pt;width:462.1pt;height:52.1pt;z-index:-252028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" filled="f" stroked="f">
              <v:textbox inset="0,0,0,0">
                <w:txbxContent>
                  <w:p w14:paraId="6425BD57" w14:textId="77777777" w:rsidR="008F7606" w:rsidRDefault="00F46D28">
                    <w:pPr>
                      <w:pStyle w:val="BodyText"/>
                      <w:spacing w:before="12"/>
                      <w:ind w:left="20" w:right="-7"/>
                    </w:pPr>
                    <w:r>
                      <w:t>This checklist outlines the general elements needed for the day-to-day administration and operations of this function area. Additionally, this checklist provides guidelines for internal evaluations and standardized criteria for the conduct of inspections. Commands must also fully comply with all applicable references.</w:t>
                    </w:r>
                  </w:p>
                </w:txbxContent>
              </v:textbox>
              <w10:wrap anchorx="page" anchory="page"/>
            </v:shape>
          </w:pict>
        </mc:Fallback>
      </mc:AlternateContent>
    </w:r>
    <w:r>
      <w:rPr>
        <w:noProof/>
        <w:lang w:bidi="ar-SA"/>
      </w:rPr>
      <mc:AlternateContent>
        <mc:Choice Requires="wps">
          <w:drawing>
            <wp:anchor distT="0" distB="0" distL="114300" distR="114300" simplePos="0" relativeHeight="251288576" behindDoc="1" locked="0" layoutInCell="1" allowOverlap="1" wp14:anchorId="1E4D92B5" wp14:editId="2101FBCD">
              <wp:simplePos x="0" y="0"/>
              <wp:positionH relativeFrom="page">
                <wp:posOffset>3516630</wp:posOffset>
              </wp:positionH>
              <wp:positionV relativeFrom="page">
                <wp:posOffset>9431020</wp:posOffset>
              </wp:positionV>
              <wp:extent cx="740410" cy="18161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4D787B" w14:textId="77777777" w:rsidR="008F7606" w:rsidRDefault="00F46D28">
                          <w:pPr>
                            <w:spacing w:before="12"/>
                            <w:ind w:left="20"/>
                          </w:pPr>
                          <w:r>
                            <w:t xml:space="preserve">Page </w:t>
                          </w:r>
                          <w:r>
                            <w:fldChar w:fldCharType="begin"/>
                          </w:r>
                          <w:r>
                            <w:instrText xml:space="preserve"> PAGE </w:instrText>
                          </w:r>
                          <w:r>
                            <w:fldChar w:fldCharType="separate"/>
                          </w:r>
                          <w:r w:rsidR="00FD5752">
                            <w:rPr>
                              <w:noProof/>
                            </w:rPr>
                            <w:t>3</w:t>
                          </w:r>
                          <w:r>
                            <w:fldChar w:fldCharType="end"/>
                          </w:r>
                          <w:r>
                            <w:t xml:space="preserve"> of 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4D92B5" id="Text Box 1" o:spid="_x0000_s1027" type="#_x0000_t202" style="position:absolute;margin-left:276.9pt;margin-top:742.6pt;width:58.3pt;height:14.3pt;z-index:-252027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" filled="f" stroked="f">
              <v:textbox inset="0,0,0,0">
                <w:txbxContent>
                  <w:p w14:paraId="4D4D787B" w14:textId="77777777" w:rsidR="008F7606" w:rsidRDefault="00F46D28">
                    <w:pPr>
                      <w:spacing w:before="12"/>
                      <w:ind w:left="20"/>
                    </w:pPr>
                    <w:r>
                      <w:t xml:space="preserve">Page </w:t>
                    </w:r>
                    <w:r>
                      <w:fldChar w:fldCharType="begin"/>
                    </w:r>
                    <w:r>
                      <w:instrText xml:space="preserve"> PAGE </w:instrText>
                    </w:r>
                    <w:r>
                      <w:fldChar w:fldCharType="separate"/>
                    </w:r>
                    <w:r w:rsidR="00FD5752">
                      <w:rPr>
                        <w:noProof/>
                      </w:rPr>
                      <w:t>3</w:t>
                    </w:r>
                    <w:r>
                      <w:fldChar w:fldCharType="end"/>
                    </w:r>
                    <w:r>
                      <w:t xml:space="preserve"> of 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ADDD4E" w14:textId="77777777" w:rsidR="00F95C7F" w:rsidRDefault="00F95C7F">
      <w:r>
        <w:separator/>
      </w:r>
    </w:p>
  </w:footnote>
  <w:footnote w:type="continuationSeparator" w:id="0">
    <w:p w14:paraId="2147B578" w14:textId="77777777" w:rsidR="00F95C7F" w:rsidRDefault="00F95C7F">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apoza CIV Patricia I">
    <w15:presenceInfo w15:providerId="AD" w15:userId="S::patricia.rapoza@usmc.mil::67bcd9de-0a79-495d-954e-fe9e4fe7f41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606"/>
    <w:rsid w:val="00037915"/>
    <w:rsid w:val="00231F8C"/>
    <w:rsid w:val="0028764F"/>
    <w:rsid w:val="002E5B6D"/>
    <w:rsid w:val="002E689A"/>
    <w:rsid w:val="0037552C"/>
    <w:rsid w:val="003C0A11"/>
    <w:rsid w:val="00454A6A"/>
    <w:rsid w:val="005021CF"/>
    <w:rsid w:val="00560D03"/>
    <w:rsid w:val="005B76DB"/>
    <w:rsid w:val="00643336"/>
    <w:rsid w:val="006945A4"/>
    <w:rsid w:val="007442FD"/>
    <w:rsid w:val="00854AE5"/>
    <w:rsid w:val="00864F09"/>
    <w:rsid w:val="00873478"/>
    <w:rsid w:val="008B5715"/>
    <w:rsid w:val="008F7606"/>
    <w:rsid w:val="009178CF"/>
    <w:rsid w:val="00A64DBE"/>
    <w:rsid w:val="00C34AF5"/>
    <w:rsid w:val="00C46639"/>
    <w:rsid w:val="00DB1127"/>
    <w:rsid w:val="00E343FE"/>
    <w:rsid w:val="00E40EE2"/>
    <w:rsid w:val="00E65A61"/>
    <w:rsid w:val="00ED774C"/>
    <w:rsid w:val="00F46D28"/>
    <w:rsid w:val="00F95C7F"/>
    <w:rsid w:val="00FD5752"/>
    <w:rsid w:val="04DFCD49"/>
    <w:rsid w:val="0557FA4E"/>
    <w:rsid w:val="0F89824A"/>
    <w:rsid w:val="40518568"/>
    <w:rsid w:val="44AE73FC"/>
    <w:rsid w:val="5AD0DDE1"/>
    <w:rsid w:val="78A036FD"/>
    <w:rsid w:val="7C8248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D820DF"/>
  <w15:docId w15:val="{A2BB7CA0-E709-47DC-A1B9-D553B284B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345"/>
    </w:pPr>
  </w:style>
  <w:style w:type="paragraph" w:styleId="BalloonText">
    <w:name w:val="Balloon Text"/>
    <w:basedOn w:val="Normal"/>
    <w:link w:val="BalloonTextChar"/>
    <w:uiPriority w:val="99"/>
    <w:semiHidden/>
    <w:unhideWhenUsed/>
    <w:rsid w:val="00C34A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4AF5"/>
    <w:rPr>
      <w:rFonts w:ascii="Segoe UI" w:eastAsia="Arial" w:hAnsi="Segoe UI" w:cs="Segoe UI"/>
      <w:sz w:val="18"/>
      <w:szCs w:val="18"/>
      <w:lang w:bidi="en-US"/>
    </w:rPr>
  </w:style>
  <w:style w:type="paragraph" w:styleId="Revision">
    <w:name w:val="Revision"/>
    <w:hidden/>
    <w:uiPriority w:val="99"/>
    <w:semiHidden/>
    <w:rsid w:val="00C46639"/>
    <w:pPr>
      <w:widowControl/>
      <w:autoSpaceDE/>
      <w:autoSpaceDN/>
    </w:pPr>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18636281DDA4F2E8B9165F4CDFA1B7A"/>
        <w:category>
          <w:name w:val="General"/>
          <w:gallery w:val="placeholder"/>
        </w:category>
        <w:types>
          <w:type w:val="bbPlcHdr"/>
        </w:types>
        <w:behaviors>
          <w:behavior w:val="content"/>
        </w:behaviors>
        <w:guid w:val="{841E1DEE-9380-4485-9AFA-3EB1B3A43A48}"/>
      </w:docPartPr>
      <w:docPartBody>
        <w:p w:rsidR="00D03B1F" w:rsidRDefault="00697B2C" w:rsidP="00697B2C">
          <w:pPr>
            <w:pStyle w:val="818636281DDA4F2E8B9165F4CDFA1B7A"/>
          </w:pPr>
          <w:r w:rsidRPr="00C60C74">
            <w:rPr>
              <w:rStyle w:val="PlaceholderText"/>
              <w:rFonts w:ascii="Arial" w:hAnsi="Arial" w:cs="Arial"/>
              <w:i/>
              <w:sz w:val="24"/>
              <w:szCs w:val="24"/>
            </w:rPr>
            <w:t>Date</w:t>
          </w:r>
          <w:r w:rsidRPr="00C60C74">
            <w:rPr>
              <w:rStyle w:val="PlaceholderText"/>
              <w:rFonts w:ascii="Arial" w:hAnsi="Arial" w:cs="Arial"/>
              <w:i/>
            </w:rPr>
            <w:t>.</w:t>
          </w:r>
        </w:p>
      </w:docPartBody>
    </w:docPart>
    <w:docPart>
      <w:docPartPr>
        <w:name w:val="3775CA30DC1447E784C6A8ADD263301E"/>
        <w:category>
          <w:name w:val="General"/>
          <w:gallery w:val="placeholder"/>
        </w:category>
        <w:types>
          <w:type w:val="bbPlcHdr"/>
        </w:types>
        <w:behaviors>
          <w:behavior w:val="content"/>
        </w:behaviors>
        <w:guid w:val="{26719E8C-52D3-4902-89C8-4242DB38390C}"/>
      </w:docPartPr>
      <w:docPartBody>
        <w:p w:rsidR="00D03B1F" w:rsidRDefault="00697B2C" w:rsidP="00697B2C">
          <w:pPr>
            <w:pStyle w:val="3775CA30DC1447E784C6A8ADD263301E"/>
          </w:pPr>
          <w:r w:rsidRPr="00EA608B">
            <w:rPr>
              <w:rFonts w:ascii="Arial" w:eastAsia="Calibri" w:hAnsi="Arial" w:cs="Arial"/>
              <w:b/>
              <w:sz w:val="24"/>
              <w:szCs w:val="24"/>
            </w:rPr>
            <w:t>Final Assessment</w:t>
          </w:r>
        </w:p>
      </w:docPartBody>
    </w:docPart>
    <w:docPart>
      <w:docPartPr>
        <w:name w:val="93A1A5A9EC174FE882FEC3D280EF38F7"/>
        <w:category>
          <w:name w:val="General"/>
          <w:gallery w:val="placeholder"/>
        </w:category>
        <w:types>
          <w:type w:val="bbPlcHdr"/>
        </w:types>
        <w:behaviors>
          <w:behavior w:val="content"/>
        </w:behaviors>
        <w:guid w:val="{540DCAC2-1065-447C-9620-E7B5318BC756}"/>
      </w:docPartPr>
      <w:docPartBody>
        <w:p w:rsidR="00D03B1F" w:rsidRDefault="00697B2C" w:rsidP="00697B2C">
          <w:pPr>
            <w:pStyle w:val="93A1A5A9EC174FE882FEC3D280EF38F7"/>
          </w:pPr>
          <w:r w:rsidRPr="00136DD3">
            <w:rPr>
              <w:rStyle w:val="PlaceholderText"/>
            </w:rPr>
            <w:t>Click here to enter text.</w:t>
          </w:r>
        </w:p>
      </w:docPartBody>
    </w:docPart>
    <w:docPart>
      <w:docPartPr>
        <w:name w:val="67D94EAC53D64C7EBC0F9E3EBBB9AD36"/>
        <w:category>
          <w:name w:val="General"/>
          <w:gallery w:val="placeholder"/>
        </w:category>
        <w:types>
          <w:type w:val="bbPlcHdr"/>
        </w:types>
        <w:behaviors>
          <w:behavior w:val="content"/>
        </w:behaviors>
        <w:guid w:val="{9D777E10-46B1-4C0E-9C19-C759FA6D6D66}"/>
      </w:docPartPr>
      <w:docPartBody>
        <w:p w:rsidR="00D03B1F" w:rsidRDefault="00697B2C" w:rsidP="00697B2C">
          <w:pPr>
            <w:pStyle w:val="67D94EAC53D64C7EBC0F9E3EBBB9AD36"/>
          </w:pPr>
          <w:r w:rsidRPr="00136DD3">
            <w:rPr>
              <w:rStyle w:val="PlaceholderText"/>
            </w:rPr>
            <w:t>Click here to enter text.</w:t>
          </w:r>
        </w:p>
      </w:docPartBody>
    </w:docPart>
    <w:docPart>
      <w:docPartPr>
        <w:name w:val="C2AD9FCF016E4873975127A29366D0EF"/>
        <w:category>
          <w:name w:val="General"/>
          <w:gallery w:val="placeholder"/>
        </w:category>
        <w:types>
          <w:type w:val="bbPlcHdr"/>
        </w:types>
        <w:behaviors>
          <w:behavior w:val="content"/>
        </w:behaviors>
        <w:guid w:val="{3F12FDDA-0D52-459B-997C-046F2658FF1E}"/>
      </w:docPartPr>
      <w:docPartBody>
        <w:p w:rsidR="00D03B1F" w:rsidRDefault="00697B2C" w:rsidP="00697B2C">
          <w:pPr>
            <w:pStyle w:val="C2AD9FCF016E4873975127A29366D0EF"/>
          </w:pPr>
          <w:r w:rsidRPr="00EA608B">
            <w:rPr>
              <w:rFonts w:ascii="Arial" w:eastAsia="Calibri" w:hAnsi="Arial" w:cs="Arial"/>
              <w:color w:val="808080"/>
              <w:sz w:val="24"/>
            </w:rPr>
            <w:t xml:space="preserve"> </w:t>
          </w:r>
          <w:r w:rsidRPr="00EA608B">
            <w:rPr>
              <w:rFonts w:ascii="Arial" w:eastAsia="Calibri" w:hAnsi="Arial" w:cs="Arial"/>
              <w:color w:val="A6A6A6"/>
              <w:sz w:val="24"/>
            </w:rPr>
            <w:t xml:space="preserve">Place Here </w:t>
          </w:r>
        </w:p>
      </w:docPartBody>
    </w:docPart>
    <w:docPart>
      <w:docPartPr>
        <w:name w:val="4E3F761282A74EC08C581A6BDB7BECFD"/>
        <w:category>
          <w:name w:val="General"/>
          <w:gallery w:val="placeholder"/>
        </w:category>
        <w:types>
          <w:type w:val="bbPlcHdr"/>
        </w:types>
        <w:behaviors>
          <w:behavior w:val="content"/>
        </w:behaviors>
        <w:guid w:val="{773F5F0C-8E67-4799-A98D-E78F04446330}"/>
      </w:docPartPr>
      <w:docPartBody>
        <w:p w:rsidR="00D03B1F" w:rsidRDefault="00697B2C" w:rsidP="00697B2C">
          <w:pPr>
            <w:pStyle w:val="4E3F761282A74EC08C581A6BDB7BECFD"/>
          </w:pPr>
          <w:r w:rsidRPr="00EA608B">
            <w:rPr>
              <w:rFonts w:ascii="Calibri" w:eastAsia="Calibri" w:hAnsi="Calibri" w:cs="Times New Roman"/>
              <w:color w:val="808080"/>
            </w:rPr>
            <w:t>Result</w:t>
          </w:r>
        </w:p>
      </w:docPartBody>
    </w:docPart>
    <w:docPart>
      <w:docPartPr>
        <w:name w:val="E8FD47B3184943C59EF1B1664FCD5819"/>
        <w:category>
          <w:name w:val="General"/>
          <w:gallery w:val="placeholder"/>
        </w:category>
        <w:types>
          <w:type w:val="bbPlcHdr"/>
        </w:types>
        <w:behaviors>
          <w:behavior w:val="content"/>
        </w:behaviors>
        <w:guid w:val="{61F111AA-3ABE-4367-B4E4-FA74EDC66562}"/>
      </w:docPartPr>
      <w:docPartBody>
        <w:p w:rsidR="00D03B1F" w:rsidRDefault="00697B2C" w:rsidP="00697B2C">
          <w:pPr>
            <w:pStyle w:val="E8FD47B3184943C59EF1B1664FCD5819"/>
          </w:pPr>
          <w:r w:rsidRPr="00EA608B">
            <w:rPr>
              <w:rFonts w:ascii="Arial" w:eastAsia="Calibri" w:hAnsi="Arial" w:cs="Arial"/>
              <w:color w:val="808080"/>
              <w:sz w:val="24"/>
            </w:rPr>
            <w:t>Comments</w:t>
          </w:r>
          <w:r w:rsidRPr="00EA608B">
            <w:rPr>
              <w:rFonts w:ascii="Arial" w:eastAsia="Calibri" w:hAnsi="Arial" w:cs="Arial"/>
              <w:sz w:val="24"/>
            </w:rPr>
            <w:t xml:space="preserve"> </w:t>
          </w:r>
        </w:p>
      </w:docPartBody>
    </w:docPart>
    <w:docPart>
      <w:docPartPr>
        <w:name w:val="30E11A7FD0E54AD4B68D3D63D048CAC6"/>
        <w:category>
          <w:name w:val="General"/>
          <w:gallery w:val="placeholder"/>
        </w:category>
        <w:types>
          <w:type w:val="bbPlcHdr"/>
        </w:types>
        <w:behaviors>
          <w:behavior w:val="content"/>
        </w:behaviors>
        <w:guid w:val="{439B0B68-FF5F-4FC4-8211-5F4788EFF166}"/>
      </w:docPartPr>
      <w:docPartBody>
        <w:p w:rsidR="00D03B1F" w:rsidRDefault="00697B2C" w:rsidP="00697B2C">
          <w:pPr>
            <w:pStyle w:val="30E11A7FD0E54AD4B68D3D63D048CAC6"/>
          </w:pPr>
          <w:r w:rsidRPr="00EA608B">
            <w:rPr>
              <w:rFonts w:ascii="Calibri" w:eastAsia="Calibri" w:hAnsi="Calibri" w:cs="Times New Roman"/>
              <w:color w:val="808080"/>
            </w:rPr>
            <w:t>Result</w:t>
          </w:r>
        </w:p>
      </w:docPartBody>
    </w:docPart>
    <w:docPart>
      <w:docPartPr>
        <w:name w:val="33275B1089CD41EEB5E41217E90DE95A"/>
        <w:category>
          <w:name w:val="General"/>
          <w:gallery w:val="placeholder"/>
        </w:category>
        <w:types>
          <w:type w:val="bbPlcHdr"/>
        </w:types>
        <w:behaviors>
          <w:behavior w:val="content"/>
        </w:behaviors>
        <w:guid w:val="{6F29344B-8976-4BEB-BA4D-52D2C090EB1A}"/>
      </w:docPartPr>
      <w:docPartBody>
        <w:p w:rsidR="00D03B1F" w:rsidRDefault="00697B2C" w:rsidP="00697B2C">
          <w:pPr>
            <w:pStyle w:val="33275B1089CD41EEB5E41217E90DE95A"/>
          </w:pPr>
          <w:r w:rsidRPr="00EA608B">
            <w:rPr>
              <w:rFonts w:ascii="Arial" w:eastAsia="Calibri" w:hAnsi="Arial" w:cs="Arial"/>
              <w:color w:val="808080"/>
              <w:sz w:val="24"/>
            </w:rPr>
            <w:t>Comments</w:t>
          </w:r>
          <w:r w:rsidRPr="00EA608B">
            <w:rPr>
              <w:rFonts w:ascii="Arial" w:eastAsia="Calibri" w:hAnsi="Arial" w:cs="Arial"/>
              <w:sz w:val="24"/>
            </w:rPr>
            <w:t xml:space="preserve"> </w:t>
          </w:r>
        </w:p>
      </w:docPartBody>
    </w:docPart>
    <w:docPart>
      <w:docPartPr>
        <w:name w:val="FA91C445D99D46F3ACA1E9B3A18F822C"/>
        <w:category>
          <w:name w:val="General"/>
          <w:gallery w:val="placeholder"/>
        </w:category>
        <w:types>
          <w:type w:val="bbPlcHdr"/>
        </w:types>
        <w:behaviors>
          <w:behavior w:val="content"/>
        </w:behaviors>
        <w:guid w:val="{A27A480C-C8CC-46AE-AE33-F81356093474}"/>
      </w:docPartPr>
      <w:docPartBody>
        <w:p w:rsidR="00D03B1F" w:rsidRDefault="00697B2C" w:rsidP="00697B2C">
          <w:pPr>
            <w:pStyle w:val="FA91C445D99D46F3ACA1E9B3A18F822C"/>
          </w:pPr>
          <w:r w:rsidRPr="00EA608B">
            <w:rPr>
              <w:rFonts w:ascii="Calibri" w:eastAsia="Calibri" w:hAnsi="Calibri" w:cs="Times New Roman"/>
              <w:color w:val="808080"/>
            </w:rPr>
            <w:t>Result</w:t>
          </w:r>
        </w:p>
      </w:docPartBody>
    </w:docPart>
    <w:docPart>
      <w:docPartPr>
        <w:name w:val="BD892CF3BE1043618909B7E0DB791318"/>
        <w:category>
          <w:name w:val="General"/>
          <w:gallery w:val="placeholder"/>
        </w:category>
        <w:types>
          <w:type w:val="bbPlcHdr"/>
        </w:types>
        <w:behaviors>
          <w:behavior w:val="content"/>
        </w:behaviors>
        <w:guid w:val="{D7E1E568-2B86-4909-9CF8-E13264E4B3FA}"/>
      </w:docPartPr>
      <w:docPartBody>
        <w:p w:rsidR="00D03B1F" w:rsidRDefault="00697B2C" w:rsidP="00697B2C">
          <w:pPr>
            <w:pStyle w:val="BD892CF3BE1043618909B7E0DB791318"/>
          </w:pPr>
          <w:r w:rsidRPr="00EA608B">
            <w:rPr>
              <w:rFonts w:ascii="Arial" w:eastAsia="Calibri" w:hAnsi="Arial" w:cs="Arial"/>
              <w:color w:val="808080"/>
              <w:sz w:val="24"/>
            </w:rPr>
            <w:t>Comments</w:t>
          </w:r>
          <w:r w:rsidRPr="00EA608B">
            <w:rPr>
              <w:rFonts w:ascii="Arial" w:eastAsia="Calibri" w:hAnsi="Arial" w:cs="Arial"/>
              <w:sz w:val="24"/>
            </w:rPr>
            <w:t xml:space="preserve"> </w:t>
          </w:r>
        </w:p>
      </w:docPartBody>
    </w:docPart>
    <w:docPart>
      <w:docPartPr>
        <w:name w:val="C10D1EAD08D14180B60F5943BAB0A80B"/>
        <w:category>
          <w:name w:val="General"/>
          <w:gallery w:val="placeholder"/>
        </w:category>
        <w:types>
          <w:type w:val="bbPlcHdr"/>
        </w:types>
        <w:behaviors>
          <w:behavior w:val="content"/>
        </w:behaviors>
        <w:guid w:val="{E7E81A55-10C6-406F-9F55-89D513F14D15}"/>
      </w:docPartPr>
      <w:docPartBody>
        <w:p w:rsidR="00D03B1F" w:rsidRDefault="00697B2C" w:rsidP="00697B2C">
          <w:pPr>
            <w:pStyle w:val="C10D1EAD08D14180B60F5943BAB0A80B"/>
          </w:pPr>
          <w:r w:rsidRPr="00EA608B">
            <w:rPr>
              <w:rFonts w:ascii="Calibri" w:eastAsia="Calibri" w:hAnsi="Calibri" w:cs="Times New Roman"/>
              <w:color w:val="808080"/>
            </w:rPr>
            <w:t>Result</w:t>
          </w:r>
        </w:p>
      </w:docPartBody>
    </w:docPart>
    <w:docPart>
      <w:docPartPr>
        <w:name w:val="0A7D513E69BD4852A6E8D3B3A3D69102"/>
        <w:category>
          <w:name w:val="General"/>
          <w:gallery w:val="placeholder"/>
        </w:category>
        <w:types>
          <w:type w:val="bbPlcHdr"/>
        </w:types>
        <w:behaviors>
          <w:behavior w:val="content"/>
        </w:behaviors>
        <w:guid w:val="{34221928-D92C-46F5-A6E1-B531BE690BD3}"/>
      </w:docPartPr>
      <w:docPartBody>
        <w:p w:rsidR="00D03B1F" w:rsidRDefault="00697B2C" w:rsidP="00697B2C">
          <w:pPr>
            <w:pStyle w:val="0A7D513E69BD4852A6E8D3B3A3D69102"/>
          </w:pPr>
          <w:r w:rsidRPr="00EA608B">
            <w:rPr>
              <w:rFonts w:ascii="Arial" w:eastAsia="Calibri" w:hAnsi="Arial" w:cs="Arial"/>
              <w:color w:val="808080"/>
              <w:sz w:val="24"/>
            </w:rPr>
            <w:t>Comments</w:t>
          </w:r>
          <w:r w:rsidRPr="00EA608B">
            <w:rPr>
              <w:rFonts w:ascii="Arial" w:eastAsia="Calibri" w:hAnsi="Arial" w:cs="Arial"/>
              <w:sz w:val="24"/>
            </w:rPr>
            <w:t xml:space="preserve"> </w:t>
          </w:r>
        </w:p>
      </w:docPartBody>
    </w:docPart>
    <w:docPart>
      <w:docPartPr>
        <w:name w:val="FB77F632CF7547D982704319042E56C6"/>
        <w:category>
          <w:name w:val="General"/>
          <w:gallery w:val="placeholder"/>
        </w:category>
        <w:types>
          <w:type w:val="bbPlcHdr"/>
        </w:types>
        <w:behaviors>
          <w:behavior w:val="content"/>
        </w:behaviors>
        <w:guid w:val="{B423BB4F-3F96-479F-BB6C-E4E5D4DA0B93}"/>
      </w:docPartPr>
      <w:docPartBody>
        <w:p w:rsidR="00D03B1F" w:rsidRDefault="00697B2C" w:rsidP="00697B2C">
          <w:pPr>
            <w:pStyle w:val="FB77F632CF7547D982704319042E56C6"/>
          </w:pPr>
          <w:r w:rsidRPr="00EA608B">
            <w:rPr>
              <w:rFonts w:ascii="Calibri" w:eastAsia="Calibri" w:hAnsi="Calibri" w:cs="Times New Roman"/>
              <w:color w:val="808080"/>
            </w:rPr>
            <w:t>Result</w:t>
          </w:r>
        </w:p>
      </w:docPartBody>
    </w:docPart>
    <w:docPart>
      <w:docPartPr>
        <w:name w:val="B03ECDE5452341CCA11A3DB13FC3E4B9"/>
        <w:category>
          <w:name w:val="General"/>
          <w:gallery w:val="placeholder"/>
        </w:category>
        <w:types>
          <w:type w:val="bbPlcHdr"/>
        </w:types>
        <w:behaviors>
          <w:behavior w:val="content"/>
        </w:behaviors>
        <w:guid w:val="{8B40BE94-0798-4320-B2B8-F1227E087CFF}"/>
      </w:docPartPr>
      <w:docPartBody>
        <w:p w:rsidR="00D03B1F" w:rsidRDefault="00697B2C" w:rsidP="00697B2C">
          <w:pPr>
            <w:pStyle w:val="B03ECDE5452341CCA11A3DB13FC3E4B9"/>
          </w:pPr>
          <w:r w:rsidRPr="00EA608B">
            <w:rPr>
              <w:rFonts w:ascii="Arial" w:eastAsia="Calibri" w:hAnsi="Arial" w:cs="Arial"/>
              <w:color w:val="808080"/>
              <w:sz w:val="24"/>
            </w:rPr>
            <w:t>Comments</w:t>
          </w:r>
          <w:r w:rsidRPr="00EA608B">
            <w:rPr>
              <w:rFonts w:ascii="Arial" w:eastAsia="Calibri" w:hAnsi="Arial" w:cs="Arial"/>
              <w:sz w:val="24"/>
            </w:rPr>
            <w:t xml:space="preserve"> </w:t>
          </w:r>
        </w:p>
      </w:docPartBody>
    </w:docPart>
    <w:docPart>
      <w:docPartPr>
        <w:name w:val="7A36F499A42144C9B9CA2B2626271121"/>
        <w:category>
          <w:name w:val="General"/>
          <w:gallery w:val="placeholder"/>
        </w:category>
        <w:types>
          <w:type w:val="bbPlcHdr"/>
        </w:types>
        <w:behaviors>
          <w:behavior w:val="content"/>
        </w:behaviors>
        <w:guid w:val="{78873A4C-BF7A-42C4-B352-161770A5585F}"/>
      </w:docPartPr>
      <w:docPartBody>
        <w:p w:rsidR="00D03B1F" w:rsidRDefault="00697B2C" w:rsidP="00697B2C">
          <w:pPr>
            <w:pStyle w:val="7A36F499A42144C9B9CA2B2626271121"/>
          </w:pPr>
          <w:r w:rsidRPr="00EA608B">
            <w:rPr>
              <w:rFonts w:ascii="Calibri" w:eastAsia="Calibri" w:hAnsi="Calibri" w:cs="Times New Roman"/>
              <w:color w:val="808080"/>
            </w:rPr>
            <w:t>Result</w:t>
          </w:r>
        </w:p>
      </w:docPartBody>
    </w:docPart>
    <w:docPart>
      <w:docPartPr>
        <w:name w:val="B03A005697894A3899E0CBBCDE66AE65"/>
        <w:category>
          <w:name w:val="General"/>
          <w:gallery w:val="placeholder"/>
        </w:category>
        <w:types>
          <w:type w:val="bbPlcHdr"/>
        </w:types>
        <w:behaviors>
          <w:behavior w:val="content"/>
        </w:behaviors>
        <w:guid w:val="{D32DDD77-C0AB-4DC7-A2D5-FD1CACA1C2A6}"/>
      </w:docPartPr>
      <w:docPartBody>
        <w:p w:rsidR="00D03B1F" w:rsidRDefault="00697B2C" w:rsidP="00697B2C">
          <w:pPr>
            <w:pStyle w:val="B03A005697894A3899E0CBBCDE66AE65"/>
          </w:pPr>
          <w:r w:rsidRPr="00EA608B">
            <w:rPr>
              <w:rFonts w:ascii="Arial" w:eastAsia="Calibri" w:hAnsi="Arial" w:cs="Arial"/>
              <w:color w:val="808080"/>
              <w:sz w:val="24"/>
            </w:rPr>
            <w:t>Comments</w:t>
          </w:r>
          <w:r w:rsidRPr="00EA608B">
            <w:rPr>
              <w:rFonts w:ascii="Arial" w:eastAsia="Calibri" w:hAnsi="Arial" w:cs="Arial"/>
              <w:sz w:val="24"/>
            </w:rPr>
            <w:t xml:space="preserve"> </w:t>
          </w:r>
        </w:p>
      </w:docPartBody>
    </w:docPart>
    <w:docPart>
      <w:docPartPr>
        <w:name w:val="A1002D9D829D4BED9021EB670D80C4B7"/>
        <w:category>
          <w:name w:val="General"/>
          <w:gallery w:val="placeholder"/>
        </w:category>
        <w:types>
          <w:type w:val="bbPlcHdr"/>
        </w:types>
        <w:behaviors>
          <w:behavior w:val="content"/>
        </w:behaviors>
        <w:guid w:val="{EA2C975E-D3E6-4AC7-B6A4-86A719D3143C}"/>
      </w:docPartPr>
      <w:docPartBody>
        <w:p w:rsidR="00D03B1F" w:rsidRDefault="00697B2C" w:rsidP="00697B2C">
          <w:pPr>
            <w:pStyle w:val="A1002D9D829D4BED9021EB670D80C4B7"/>
          </w:pPr>
          <w:r w:rsidRPr="00EA608B">
            <w:rPr>
              <w:rFonts w:ascii="Calibri" w:eastAsia="Calibri" w:hAnsi="Calibri" w:cs="Times New Roman"/>
              <w:color w:val="808080"/>
            </w:rPr>
            <w:t>Result</w:t>
          </w:r>
        </w:p>
      </w:docPartBody>
    </w:docPart>
    <w:docPart>
      <w:docPartPr>
        <w:name w:val="E2E850D1013A4EBCB67CF77DF64A1863"/>
        <w:category>
          <w:name w:val="General"/>
          <w:gallery w:val="placeholder"/>
        </w:category>
        <w:types>
          <w:type w:val="bbPlcHdr"/>
        </w:types>
        <w:behaviors>
          <w:behavior w:val="content"/>
        </w:behaviors>
        <w:guid w:val="{FA9EF13D-1A21-46AC-B4D8-F8086667B6D4}"/>
      </w:docPartPr>
      <w:docPartBody>
        <w:p w:rsidR="00D03B1F" w:rsidRDefault="00697B2C" w:rsidP="00697B2C">
          <w:pPr>
            <w:pStyle w:val="E2E850D1013A4EBCB67CF77DF64A1863"/>
          </w:pPr>
          <w:r w:rsidRPr="00EA608B">
            <w:rPr>
              <w:rFonts w:ascii="Arial" w:eastAsia="Calibri" w:hAnsi="Arial" w:cs="Arial"/>
              <w:color w:val="808080"/>
              <w:sz w:val="24"/>
            </w:rPr>
            <w:t>Comments</w:t>
          </w:r>
          <w:r w:rsidRPr="00EA608B">
            <w:rPr>
              <w:rFonts w:ascii="Arial" w:eastAsia="Calibri" w:hAnsi="Arial" w:cs="Arial"/>
              <w:sz w:val="24"/>
            </w:rPr>
            <w:t xml:space="preserve"> </w:t>
          </w:r>
        </w:p>
      </w:docPartBody>
    </w:docPart>
    <w:docPart>
      <w:docPartPr>
        <w:name w:val="E0B0A5E0AF8D48D4B0ABDAEA7AF894F7"/>
        <w:category>
          <w:name w:val="General"/>
          <w:gallery w:val="placeholder"/>
        </w:category>
        <w:types>
          <w:type w:val="bbPlcHdr"/>
        </w:types>
        <w:behaviors>
          <w:behavior w:val="content"/>
        </w:behaviors>
        <w:guid w:val="{D04D734F-095A-486D-A62C-41B58FEAB7DA}"/>
      </w:docPartPr>
      <w:docPartBody>
        <w:p w:rsidR="00D03B1F" w:rsidRDefault="00697B2C" w:rsidP="00697B2C">
          <w:pPr>
            <w:pStyle w:val="E0B0A5E0AF8D48D4B0ABDAEA7AF894F7"/>
          </w:pPr>
          <w:r w:rsidRPr="00EA608B">
            <w:rPr>
              <w:rFonts w:ascii="Calibri" w:eastAsia="Calibri" w:hAnsi="Calibri" w:cs="Times New Roman"/>
              <w:color w:val="808080"/>
            </w:rPr>
            <w:t>Result</w:t>
          </w:r>
        </w:p>
      </w:docPartBody>
    </w:docPart>
    <w:docPart>
      <w:docPartPr>
        <w:name w:val="B8ADC311A16F4B30BDCA5849CF410791"/>
        <w:category>
          <w:name w:val="General"/>
          <w:gallery w:val="placeholder"/>
        </w:category>
        <w:types>
          <w:type w:val="bbPlcHdr"/>
        </w:types>
        <w:behaviors>
          <w:behavior w:val="content"/>
        </w:behaviors>
        <w:guid w:val="{ECE57061-831D-4BA9-A3B6-941FD6B115DA}"/>
      </w:docPartPr>
      <w:docPartBody>
        <w:p w:rsidR="00D03B1F" w:rsidRDefault="00697B2C" w:rsidP="00697B2C">
          <w:pPr>
            <w:pStyle w:val="B8ADC311A16F4B30BDCA5849CF410791"/>
          </w:pPr>
          <w:r w:rsidRPr="00EA608B">
            <w:rPr>
              <w:rFonts w:ascii="Arial" w:eastAsia="Calibri" w:hAnsi="Arial" w:cs="Arial"/>
              <w:color w:val="808080"/>
              <w:sz w:val="24"/>
            </w:rPr>
            <w:t>Comments</w:t>
          </w:r>
          <w:r w:rsidRPr="00EA608B">
            <w:rPr>
              <w:rFonts w:ascii="Arial" w:eastAsia="Calibri" w:hAnsi="Arial" w:cs="Arial"/>
              <w:sz w:val="24"/>
            </w:rPr>
            <w:t xml:space="preserve"> </w:t>
          </w:r>
        </w:p>
      </w:docPartBody>
    </w:docPart>
    <w:docPart>
      <w:docPartPr>
        <w:name w:val="CB8B7229056A44888A7FDFE3C37976B4"/>
        <w:category>
          <w:name w:val="General"/>
          <w:gallery w:val="placeholder"/>
        </w:category>
        <w:types>
          <w:type w:val="bbPlcHdr"/>
        </w:types>
        <w:behaviors>
          <w:behavior w:val="content"/>
        </w:behaviors>
        <w:guid w:val="{789694D2-96D5-4E4B-A6DA-89974F5EE4DB}"/>
      </w:docPartPr>
      <w:docPartBody>
        <w:p w:rsidR="00D03B1F" w:rsidRDefault="00697B2C" w:rsidP="00697B2C">
          <w:pPr>
            <w:pStyle w:val="CB8B7229056A44888A7FDFE3C37976B4"/>
          </w:pPr>
          <w:r w:rsidRPr="00EA608B">
            <w:rPr>
              <w:rFonts w:ascii="Calibri" w:eastAsia="Calibri" w:hAnsi="Calibri" w:cs="Times New Roman"/>
              <w:color w:val="808080"/>
            </w:rPr>
            <w:t>Result</w:t>
          </w:r>
        </w:p>
      </w:docPartBody>
    </w:docPart>
    <w:docPart>
      <w:docPartPr>
        <w:name w:val="6A9F5316AA934AD4A20E9577337184A6"/>
        <w:category>
          <w:name w:val="General"/>
          <w:gallery w:val="placeholder"/>
        </w:category>
        <w:types>
          <w:type w:val="bbPlcHdr"/>
        </w:types>
        <w:behaviors>
          <w:behavior w:val="content"/>
        </w:behaviors>
        <w:guid w:val="{F082E175-BD69-44DF-A77F-A8370B02B85F}"/>
      </w:docPartPr>
      <w:docPartBody>
        <w:p w:rsidR="00D03B1F" w:rsidRDefault="00697B2C" w:rsidP="00697B2C">
          <w:pPr>
            <w:pStyle w:val="6A9F5316AA934AD4A20E9577337184A6"/>
          </w:pPr>
          <w:r w:rsidRPr="00EA608B">
            <w:rPr>
              <w:rFonts w:ascii="Arial" w:eastAsia="Calibri" w:hAnsi="Arial" w:cs="Arial"/>
              <w:color w:val="808080"/>
              <w:sz w:val="24"/>
            </w:rPr>
            <w:t>Comments</w:t>
          </w:r>
          <w:r w:rsidRPr="00EA608B">
            <w:rPr>
              <w:rFonts w:ascii="Arial" w:eastAsia="Calibri" w:hAnsi="Arial" w:cs="Arial"/>
              <w:sz w:val="24"/>
            </w:rPr>
            <w:t xml:space="preserve"> </w:t>
          </w:r>
        </w:p>
      </w:docPartBody>
    </w:docPart>
    <w:docPart>
      <w:docPartPr>
        <w:name w:val="23E82AD5AFB24FAB940001A1CEFD43C7"/>
        <w:category>
          <w:name w:val="General"/>
          <w:gallery w:val="placeholder"/>
        </w:category>
        <w:types>
          <w:type w:val="bbPlcHdr"/>
        </w:types>
        <w:behaviors>
          <w:behavior w:val="content"/>
        </w:behaviors>
        <w:guid w:val="{0D7F3ACC-D311-4BDA-930D-8D02B6C2FD93}"/>
      </w:docPartPr>
      <w:docPartBody>
        <w:p w:rsidR="00D03B1F" w:rsidRDefault="00697B2C" w:rsidP="00697B2C">
          <w:pPr>
            <w:pStyle w:val="23E82AD5AFB24FAB940001A1CEFD43C7"/>
          </w:pPr>
          <w:r w:rsidRPr="00EA608B">
            <w:rPr>
              <w:rFonts w:ascii="Calibri" w:eastAsia="Calibri" w:hAnsi="Calibri" w:cs="Times New Roman"/>
              <w:color w:val="808080"/>
            </w:rPr>
            <w:t>Result</w:t>
          </w:r>
        </w:p>
      </w:docPartBody>
    </w:docPart>
    <w:docPart>
      <w:docPartPr>
        <w:name w:val="364928BB2E104C7E94C03C97EEC34C85"/>
        <w:category>
          <w:name w:val="General"/>
          <w:gallery w:val="placeholder"/>
        </w:category>
        <w:types>
          <w:type w:val="bbPlcHdr"/>
        </w:types>
        <w:behaviors>
          <w:behavior w:val="content"/>
        </w:behaviors>
        <w:guid w:val="{9BCFF147-45D1-4B74-B985-3016DC46C935}"/>
      </w:docPartPr>
      <w:docPartBody>
        <w:p w:rsidR="00D03B1F" w:rsidRDefault="00697B2C" w:rsidP="00697B2C">
          <w:pPr>
            <w:pStyle w:val="364928BB2E104C7E94C03C97EEC34C85"/>
          </w:pPr>
          <w:r w:rsidRPr="00EA608B">
            <w:rPr>
              <w:rFonts w:ascii="Arial" w:eastAsia="Calibri" w:hAnsi="Arial" w:cs="Arial"/>
              <w:color w:val="808080"/>
              <w:sz w:val="24"/>
            </w:rPr>
            <w:t>Comments</w:t>
          </w:r>
          <w:r w:rsidRPr="00EA608B">
            <w:rPr>
              <w:rFonts w:ascii="Arial" w:eastAsia="Calibri" w:hAnsi="Arial" w:cs="Arial"/>
              <w:sz w:val="24"/>
            </w:rPr>
            <w:t xml:space="preserve"> </w:t>
          </w:r>
        </w:p>
      </w:docPartBody>
    </w:docPart>
    <w:docPart>
      <w:docPartPr>
        <w:name w:val="02FEC7B268534B07AAFF4D3656E5C6FA"/>
        <w:category>
          <w:name w:val="General"/>
          <w:gallery w:val="placeholder"/>
        </w:category>
        <w:types>
          <w:type w:val="bbPlcHdr"/>
        </w:types>
        <w:behaviors>
          <w:behavior w:val="content"/>
        </w:behaviors>
        <w:guid w:val="{FF872FD6-CC51-4A86-A9CB-ECD18C09D8E3}"/>
      </w:docPartPr>
      <w:docPartBody>
        <w:p w:rsidR="00D03B1F" w:rsidRDefault="00697B2C" w:rsidP="00697B2C">
          <w:pPr>
            <w:pStyle w:val="02FEC7B268534B07AAFF4D3656E5C6FA"/>
          </w:pPr>
          <w:r w:rsidRPr="00EA608B">
            <w:rPr>
              <w:rFonts w:ascii="Calibri" w:eastAsia="Calibri" w:hAnsi="Calibri" w:cs="Times New Roman"/>
              <w:color w:val="808080"/>
            </w:rPr>
            <w:t>Result</w:t>
          </w:r>
        </w:p>
      </w:docPartBody>
    </w:docPart>
    <w:docPart>
      <w:docPartPr>
        <w:name w:val="84E0502757254B01978869DE3A2F4EBB"/>
        <w:category>
          <w:name w:val="General"/>
          <w:gallery w:val="placeholder"/>
        </w:category>
        <w:types>
          <w:type w:val="bbPlcHdr"/>
        </w:types>
        <w:behaviors>
          <w:behavior w:val="content"/>
        </w:behaviors>
        <w:guid w:val="{D6FB91FA-979B-45DB-9CD3-B8D6CBEE3F73}"/>
      </w:docPartPr>
      <w:docPartBody>
        <w:p w:rsidR="00D03B1F" w:rsidRDefault="00697B2C" w:rsidP="00697B2C">
          <w:pPr>
            <w:pStyle w:val="84E0502757254B01978869DE3A2F4EBB"/>
          </w:pPr>
          <w:r w:rsidRPr="00EA608B">
            <w:rPr>
              <w:rFonts w:ascii="Arial" w:eastAsia="Calibri" w:hAnsi="Arial" w:cs="Arial"/>
              <w:color w:val="808080"/>
              <w:sz w:val="24"/>
            </w:rPr>
            <w:t>Comments</w:t>
          </w:r>
          <w:r w:rsidRPr="00EA608B">
            <w:rPr>
              <w:rFonts w:ascii="Arial" w:eastAsia="Calibri" w:hAnsi="Arial" w:cs="Arial"/>
              <w:sz w:val="24"/>
            </w:rPr>
            <w:t xml:space="preserve"> </w:t>
          </w:r>
        </w:p>
      </w:docPartBody>
    </w:docPart>
    <w:docPart>
      <w:docPartPr>
        <w:name w:val="C671766DA426433395954C23EEC632DC"/>
        <w:category>
          <w:name w:val="General"/>
          <w:gallery w:val="placeholder"/>
        </w:category>
        <w:types>
          <w:type w:val="bbPlcHdr"/>
        </w:types>
        <w:behaviors>
          <w:behavior w:val="content"/>
        </w:behaviors>
        <w:guid w:val="{32B0D58D-BC54-4CC5-9F5A-8577A463029A}"/>
      </w:docPartPr>
      <w:docPartBody>
        <w:p w:rsidR="00D03B1F" w:rsidRDefault="00697B2C" w:rsidP="00697B2C">
          <w:pPr>
            <w:pStyle w:val="C671766DA426433395954C23EEC632DC"/>
          </w:pPr>
          <w:r w:rsidRPr="00EA608B">
            <w:rPr>
              <w:rFonts w:ascii="Calibri" w:eastAsia="Calibri" w:hAnsi="Calibri" w:cs="Times New Roman"/>
              <w:color w:val="808080"/>
            </w:rPr>
            <w:t>Result</w:t>
          </w:r>
        </w:p>
      </w:docPartBody>
    </w:docPart>
    <w:docPart>
      <w:docPartPr>
        <w:name w:val="AFEDBD9CF41947FBA96A56FD34361F61"/>
        <w:category>
          <w:name w:val="General"/>
          <w:gallery w:val="placeholder"/>
        </w:category>
        <w:types>
          <w:type w:val="bbPlcHdr"/>
        </w:types>
        <w:behaviors>
          <w:behavior w:val="content"/>
        </w:behaviors>
        <w:guid w:val="{6B893E94-C0D6-4934-A62F-B645EBD03821}"/>
      </w:docPartPr>
      <w:docPartBody>
        <w:p w:rsidR="00D03B1F" w:rsidRDefault="00697B2C" w:rsidP="00697B2C">
          <w:pPr>
            <w:pStyle w:val="AFEDBD9CF41947FBA96A56FD34361F61"/>
          </w:pPr>
          <w:r w:rsidRPr="00EA608B">
            <w:rPr>
              <w:rFonts w:ascii="Arial" w:eastAsia="Calibri" w:hAnsi="Arial" w:cs="Arial"/>
              <w:color w:val="808080"/>
              <w:sz w:val="24"/>
            </w:rPr>
            <w:t>Comments</w:t>
          </w:r>
          <w:r w:rsidRPr="00EA608B">
            <w:rPr>
              <w:rFonts w:ascii="Arial" w:eastAsia="Calibri" w:hAnsi="Arial" w:cs="Arial"/>
              <w:sz w:val="24"/>
            </w:rPr>
            <w:t xml:space="preserve"> </w:t>
          </w:r>
        </w:p>
      </w:docPartBody>
    </w:docPart>
    <w:docPart>
      <w:docPartPr>
        <w:name w:val="BBFE49D15D924EB4804FE46DA5A2A6FF"/>
        <w:category>
          <w:name w:val="General"/>
          <w:gallery w:val="placeholder"/>
        </w:category>
        <w:types>
          <w:type w:val="bbPlcHdr"/>
        </w:types>
        <w:behaviors>
          <w:behavior w:val="content"/>
        </w:behaviors>
        <w:guid w:val="{8EB9E398-70D7-4EA9-86AC-4DFE9399719B}"/>
      </w:docPartPr>
      <w:docPartBody>
        <w:p w:rsidR="00D03B1F" w:rsidRDefault="00697B2C" w:rsidP="00697B2C">
          <w:pPr>
            <w:pStyle w:val="BBFE49D15D924EB4804FE46DA5A2A6FF"/>
          </w:pPr>
          <w:r w:rsidRPr="00EA608B">
            <w:rPr>
              <w:rFonts w:ascii="Calibri" w:eastAsia="Calibri" w:hAnsi="Calibri" w:cs="Times New Roman"/>
              <w:color w:val="808080"/>
            </w:rPr>
            <w:t>Result</w:t>
          </w:r>
        </w:p>
      </w:docPartBody>
    </w:docPart>
    <w:docPart>
      <w:docPartPr>
        <w:name w:val="BFC494FF379140E89DBEBB203A7C76A0"/>
        <w:category>
          <w:name w:val="General"/>
          <w:gallery w:val="placeholder"/>
        </w:category>
        <w:types>
          <w:type w:val="bbPlcHdr"/>
        </w:types>
        <w:behaviors>
          <w:behavior w:val="content"/>
        </w:behaviors>
        <w:guid w:val="{9FD33EA4-94E7-4342-8EFE-FD072EE19930}"/>
      </w:docPartPr>
      <w:docPartBody>
        <w:p w:rsidR="00D03B1F" w:rsidRDefault="00697B2C" w:rsidP="00697B2C">
          <w:pPr>
            <w:pStyle w:val="BFC494FF379140E89DBEBB203A7C76A0"/>
          </w:pPr>
          <w:r w:rsidRPr="00EA608B">
            <w:rPr>
              <w:rFonts w:ascii="Arial" w:eastAsia="Calibri" w:hAnsi="Arial" w:cs="Arial"/>
              <w:color w:val="808080"/>
              <w:sz w:val="24"/>
            </w:rPr>
            <w:t>Comments</w:t>
          </w:r>
          <w:r w:rsidRPr="00EA608B">
            <w:rPr>
              <w:rFonts w:ascii="Arial" w:eastAsia="Calibri" w:hAnsi="Arial" w:cs="Arial"/>
              <w:sz w:val="24"/>
            </w:rPr>
            <w:t xml:space="preserve"> </w:t>
          </w:r>
        </w:p>
      </w:docPartBody>
    </w:docPart>
    <w:docPart>
      <w:docPartPr>
        <w:name w:val="C9AD10C8CB584F59AC61ABF8E8E417D8"/>
        <w:category>
          <w:name w:val="General"/>
          <w:gallery w:val="placeholder"/>
        </w:category>
        <w:types>
          <w:type w:val="bbPlcHdr"/>
        </w:types>
        <w:behaviors>
          <w:behavior w:val="content"/>
        </w:behaviors>
        <w:guid w:val="{B4D28585-0834-4823-8B56-D879EE4BF399}"/>
      </w:docPartPr>
      <w:docPartBody>
        <w:p w:rsidR="00D03B1F" w:rsidRDefault="00697B2C" w:rsidP="00697B2C">
          <w:pPr>
            <w:pStyle w:val="C9AD10C8CB584F59AC61ABF8E8E417D8"/>
          </w:pPr>
          <w:r w:rsidRPr="00EA608B">
            <w:rPr>
              <w:rFonts w:ascii="Calibri" w:eastAsia="Calibri" w:hAnsi="Calibri" w:cs="Times New Roman"/>
              <w:color w:val="808080"/>
            </w:rPr>
            <w:t>Result</w:t>
          </w:r>
        </w:p>
      </w:docPartBody>
    </w:docPart>
    <w:docPart>
      <w:docPartPr>
        <w:name w:val="99682893C5254C55B8C4165C01E56FCC"/>
        <w:category>
          <w:name w:val="General"/>
          <w:gallery w:val="placeholder"/>
        </w:category>
        <w:types>
          <w:type w:val="bbPlcHdr"/>
        </w:types>
        <w:behaviors>
          <w:behavior w:val="content"/>
        </w:behaviors>
        <w:guid w:val="{2495873D-8E99-4E7E-A7F7-BFA0AA2B54F0}"/>
      </w:docPartPr>
      <w:docPartBody>
        <w:p w:rsidR="00D03B1F" w:rsidRDefault="00697B2C" w:rsidP="00697B2C">
          <w:pPr>
            <w:pStyle w:val="99682893C5254C55B8C4165C01E56FCC"/>
          </w:pPr>
          <w:r w:rsidRPr="00EA608B">
            <w:rPr>
              <w:rFonts w:ascii="Arial" w:eastAsia="Calibri" w:hAnsi="Arial" w:cs="Arial"/>
              <w:color w:val="808080"/>
              <w:sz w:val="24"/>
            </w:rPr>
            <w:t>Comments</w:t>
          </w:r>
          <w:r w:rsidRPr="00EA608B">
            <w:rPr>
              <w:rFonts w:ascii="Arial" w:eastAsia="Calibri" w:hAnsi="Arial" w:cs="Arial"/>
              <w:sz w:val="24"/>
            </w:rPr>
            <w:t xml:space="preserve"> </w:t>
          </w:r>
        </w:p>
      </w:docPartBody>
    </w:docPart>
    <w:docPart>
      <w:docPartPr>
        <w:name w:val="4B1A5DB0B5CB4FEA8BC0CF280159F62C"/>
        <w:category>
          <w:name w:val="General"/>
          <w:gallery w:val="placeholder"/>
        </w:category>
        <w:types>
          <w:type w:val="bbPlcHdr"/>
        </w:types>
        <w:behaviors>
          <w:behavior w:val="content"/>
        </w:behaviors>
        <w:guid w:val="{5EEAFA82-6EDF-42FC-8710-E0C31E880692}"/>
      </w:docPartPr>
      <w:docPartBody>
        <w:p w:rsidR="00D03B1F" w:rsidRDefault="00697B2C" w:rsidP="00697B2C">
          <w:pPr>
            <w:pStyle w:val="4B1A5DB0B5CB4FEA8BC0CF280159F62C"/>
          </w:pPr>
          <w:r w:rsidRPr="00EA608B">
            <w:rPr>
              <w:rFonts w:ascii="Calibri" w:eastAsia="Calibri" w:hAnsi="Calibri" w:cs="Times New Roman"/>
              <w:color w:val="808080"/>
            </w:rPr>
            <w:t>Result</w:t>
          </w:r>
        </w:p>
      </w:docPartBody>
    </w:docPart>
    <w:docPart>
      <w:docPartPr>
        <w:name w:val="1DFDD056DD5C4BA387FE7F1B9CE2EE67"/>
        <w:category>
          <w:name w:val="General"/>
          <w:gallery w:val="placeholder"/>
        </w:category>
        <w:types>
          <w:type w:val="bbPlcHdr"/>
        </w:types>
        <w:behaviors>
          <w:behavior w:val="content"/>
        </w:behaviors>
        <w:guid w:val="{3368930E-2ECB-4072-B21F-8E22A18F6431}"/>
      </w:docPartPr>
      <w:docPartBody>
        <w:p w:rsidR="00D03B1F" w:rsidRDefault="00697B2C" w:rsidP="00697B2C">
          <w:pPr>
            <w:pStyle w:val="1DFDD056DD5C4BA387FE7F1B9CE2EE67"/>
          </w:pPr>
          <w:r w:rsidRPr="00EA608B">
            <w:rPr>
              <w:rFonts w:ascii="Arial" w:eastAsia="Calibri" w:hAnsi="Arial" w:cs="Arial"/>
              <w:color w:val="808080"/>
              <w:sz w:val="24"/>
            </w:rPr>
            <w:t>Comments</w:t>
          </w:r>
          <w:r w:rsidRPr="00EA608B">
            <w:rPr>
              <w:rFonts w:ascii="Arial" w:eastAsia="Calibri" w:hAnsi="Arial" w:cs="Arial"/>
              <w:sz w:val="24"/>
            </w:rPr>
            <w:t xml:space="preserve"> </w:t>
          </w:r>
        </w:p>
      </w:docPartBody>
    </w:docPart>
    <w:docPart>
      <w:docPartPr>
        <w:name w:val="B461EF8AD869460885022F870C994C77"/>
        <w:category>
          <w:name w:val="General"/>
          <w:gallery w:val="placeholder"/>
        </w:category>
        <w:types>
          <w:type w:val="bbPlcHdr"/>
        </w:types>
        <w:behaviors>
          <w:behavior w:val="content"/>
        </w:behaviors>
        <w:guid w:val="{36AE4762-EF07-4337-A6F2-CF9574732E22}"/>
      </w:docPartPr>
      <w:docPartBody>
        <w:p w:rsidR="00FE777E" w:rsidRDefault="00AB01EE" w:rsidP="00AB01EE">
          <w:pPr>
            <w:pStyle w:val="B461EF8AD869460885022F870C994C77"/>
          </w:pPr>
          <w:r w:rsidRPr="000915E0">
            <w:rPr>
              <w:rFonts w:ascii="Arial" w:hAnsi="Arial" w:cs="Arial"/>
              <w:b/>
              <w:sz w:val="24"/>
              <w:szCs w:val="24"/>
            </w:rPr>
            <w:t>Name of Command</w:t>
          </w:r>
        </w:p>
      </w:docPartBody>
    </w:docPart>
    <w:docPart>
      <w:docPartPr>
        <w:name w:val="D854DD9242C948B29BB097F00C02A43C"/>
        <w:category>
          <w:name w:val="General"/>
          <w:gallery w:val="placeholder"/>
        </w:category>
        <w:types>
          <w:type w:val="bbPlcHdr"/>
        </w:types>
        <w:behaviors>
          <w:behavior w:val="content"/>
        </w:behaviors>
        <w:guid w:val="{FDEB3A66-39B3-4322-A4C7-213C4AD07904}"/>
      </w:docPartPr>
      <w:docPartBody>
        <w:p w:rsidR="00FE777E" w:rsidRDefault="00AB01EE" w:rsidP="00AB01EE">
          <w:pPr>
            <w:pStyle w:val="D854DD9242C948B29BB097F00C02A43C"/>
          </w:pPr>
          <w:r w:rsidRPr="000915E0">
            <w:rPr>
              <w:rFonts w:ascii="Arial" w:hAnsi="Arial" w:cs="Arial"/>
              <w:b/>
              <w:sz w:val="24"/>
              <w:szCs w:val="24"/>
            </w:rPr>
            <w:t>Inspector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B2C"/>
    <w:rsid w:val="002C4A37"/>
    <w:rsid w:val="003D6709"/>
    <w:rsid w:val="00454A6A"/>
    <w:rsid w:val="00697B2C"/>
    <w:rsid w:val="00AB01EE"/>
    <w:rsid w:val="00D03B1F"/>
    <w:rsid w:val="00DB1127"/>
    <w:rsid w:val="00FE7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97B2C"/>
    <w:rPr>
      <w:color w:val="808080"/>
    </w:rPr>
  </w:style>
  <w:style w:type="paragraph" w:customStyle="1" w:styleId="818636281DDA4F2E8B9165F4CDFA1B7A">
    <w:name w:val="818636281DDA4F2E8B9165F4CDFA1B7A"/>
    <w:rsid w:val="00697B2C"/>
  </w:style>
  <w:style w:type="paragraph" w:customStyle="1" w:styleId="3775CA30DC1447E784C6A8ADD263301E">
    <w:name w:val="3775CA30DC1447E784C6A8ADD263301E"/>
    <w:rsid w:val="00697B2C"/>
  </w:style>
  <w:style w:type="paragraph" w:customStyle="1" w:styleId="93A1A5A9EC174FE882FEC3D280EF38F7">
    <w:name w:val="93A1A5A9EC174FE882FEC3D280EF38F7"/>
    <w:rsid w:val="00697B2C"/>
  </w:style>
  <w:style w:type="paragraph" w:customStyle="1" w:styleId="67D94EAC53D64C7EBC0F9E3EBBB9AD36">
    <w:name w:val="67D94EAC53D64C7EBC0F9E3EBBB9AD36"/>
    <w:rsid w:val="00697B2C"/>
  </w:style>
  <w:style w:type="paragraph" w:customStyle="1" w:styleId="C2AD9FCF016E4873975127A29366D0EF">
    <w:name w:val="C2AD9FCF016E4873975127A29366D0EF"/>
    <w:rsid w:val="00697B2C"/>
  </w:style>
  <w:style w:type="paragraph" w:customStyle="1" w:styleId="4E3F761282A74EC08C581A6BDB7BECFD">
    <w:name w:val="4E3F761282A74EC08C581A6BDB7BECFD"/>
    <w:rsid w:val="00697B2C"/>
  </w:style>
  <w:style w:type="paragraph" w:customStyle="1" w:styleId="E8FD47B3184943C59EF1B1664FCD5819">
    <w:name w:val="E8FD47B3184943C59EF1B1664FCD5819"/>
    <w:rsid w:val="00697B2C"/>
  </w:style>
  <w:style w:type="paragraph" w:customStyle="1" w:styleId="30E11A7FD0E54AD4B68D3D63D048CAC6">
    <w:name w:val="30E11A7FD0E54AD4B68D3D63D048CAC6"/>
    <w:rsid w:val="00697B2C"/>
  </w:style>
  <w:style w:type="paragraph" w:customStyle="1" w:styleId="33275B1089CD41EEB5E41217E90DE95A">
    <w:name w:val="33275B1089CD41EEB5E41217E90DE95A"/>
    <w:rsid w:val="00697B2C"/>
  </w:style>
  <w:style w:type="paragraph" w:customStyle="1" w:styleId="FA91C445D99D46F3ACA1E9B3A18F822C">
    <w:name w:val="FA91C445D99D46F3ACA1E9B3A18F822C"/>
    <w:rsid w:val="00697B2C"/>
  </w:style>
  <w:style w:type="paragraph" w:customStyle="1" w:styleId="BD892CF3BE1043618909B7E0DB791318">
    <w:name w:val="BD892CF3BE1043618909B7E0DB791318"/>
    <w:rsid w:val="00697B2C"/>
  </w:style>
  <w:style w:type="paragraph" w:customStyle="1" w:styleId="C10D1EAD08D14180B60F5943BAB0A80B">
    <w:name w:val="C10D1EAD08D14180B60F5943BAB0A80B"/>
    <w:rsid w:val="00697B2C"/>
  </w:style>
  <w:style w:type="paragraph" w:customStyle="1" w:styleId="0A7D513E69BD4852A6E8D3B3A3D69102">
    <w:name w:val="0A7D513E69BD4852A6E8D3B3A3D69102"/>
    <w:rsid w:val="00697B2C"/>
  </w:style>
  <w:style w:type="paragraph" w:customStyle="1" w:styleId="FB77F632CF7547D982704319042E56C6">
    <w:name w:val="FB77F632CF7547D982704319042E56C6"/>
    <w:rsid w:val="00697B2C"/>
  </w:style>
  <w:style w:type="paragraph" w:customStyle="1" w:styleId="B03ECDE5452341CCA11A3DB13FC3E4B9">
    <w:name w:val="B03ECDE5452341CCA11A3DB13FC3E4B9"/>
    <w:rsid w:val="00697B2C"/>
  </w:style>
  <w:style w:type="paragraph" w:customStyle="1" w:styleId="7A36F499A42144C9B9CA2B2626271121">
    <w:name w:val="7A36F499A42144C9B9CA2B2626271121"/>
    <w:rsid w:val="00697B2C"/>
  </w:style>
  <w:style w:type="paragraph" w:customStyle="1" w:styleId="B03A005697894A3899E0CBBCDE66AE65">
    <w:name w:val="B03A005697894A3899E0CBBCDE66AE65"/>
    <w:rsid w:val="00697B2C"/>
  </w:style>
  <w:style w:type="paragraph" w:customStyle="1" w:styleId="A1002D9D829D4BED9021EB670D80C4B7">
    <w:name w:val="A1002D9D829D4BED9021EB670D80C4B7"/>
    <w:rsid w:val="00697B2C"/>
  </w:style>
  <w:style w:type="paragraph" w:customStyle="1" w:styleId="E2E850D1013A4EBCB67CF77DF64A1863">
    <w:name w:val="E2E850D1013A4EBCB67CF77DF64A1863"/>
    <w:rsid w:val="00697B2C"/>
  </w:style>
  <w:style w:type="paragraph" w:customStyle="1" w:styleId="E0B0A5E0AF8D48D4B0ABDAEA7AF894F7">
    <w:name w:val="E0B0A5E0AF8D48D4B0ABDAEA7AF894F7"/>
    <w:rsid w:val="00697B2C"/>
  </w:style>
  <w:style w:type="paragraph" w:customStyle="1" w:styleId="B8ADC311A16F4B30BDCA5849CF410791">
    <w:name w:val="B8ADC311A16F4B30BDCA5849CF410791"/>
    <w:rsid w:val="00697B2C"/>
  </w:style>
  <w:style w:type="paragraph" w:customStyle="1" w:styleId="CB8B7229056A44888A7FDFE3C37976B4">
    <w:name w:val="CB8B7229056A44888A7FDFE3C37976B4"/>
    <w:rsid w:val="00697B2C"/>
  </w:style>
  <w:style w:type="paragraph" w:customStyle="1" w:styleId="6A9F5316AA934AD4A20E9577337184A6">
    <w:name w:val="6A9F5316AA934AD4A20E9577337184A6"/>
    <w:rsid w:val="00697B2C"/>
  </w:style>
  <w:style w:type="paragraph" w:customStyle="1" w:styleId="23E82AD5AFB24FAB940001A1CEFD43C7">
    <w:name w:val="23E82AD5AFB24FAB940001A1CEFD43C7"/>
    <w:rsid w:val="00697B2C"/>
  </w:style>
  <w:style w:type="paragraph" w:customStyle="1" w:styleId="364928BB2E104C7E94C03C97EEC34C85">
    <w:name w:val="364928BB2E104C7E94C03C97EEC34C85"/>
    <w:rsid w:val="00697B2C"/>
  </w:style>
  <w:style w:type="paragraph" w:customStyle="1" w:styleId="02FEC7B268534B07AAFF4D3656E5C6FA">
    <w:name w:val="02FEC7B268534B07AAFF4D3656E5C6FA"/>
    <w:rsid w:val="00697B2C"/>
  </w:style>
  <w:style w:type="paragraph" w:customStyle="1" w:styleId="84E0502757254B01978869DE3A2F4EBB">
    <w:name w:val="84E0502757254B01978869DE3A2F4EBB"/>
    <w:rsid w:val="00697B2C"/>
  </w:style>
  <w:style w:type="paragraph" w:customStyle="1" w:styleId="C671766DA426433395954C23EEC632DC">
    <w:name w:val="C671766DA426433395954C23EEC632DC"/>
    <w:rsid w:val="00697B2C"/>
  </w:style>
  <w:style w:type="paragraph" w:customStyle="1" w:styleId="AFEDBD9CF41947FBA96A56FD34361F61">
    <w:name w:val="AFEDBD9CF41947FBA96A56FD34361F61"/>
    <w:rsid w:val="00697B2C"/>
  </w:style>
  <w:style w:type="paragraph" w:customStyle="1" w:styleId="BBFE49D15D924EB4804FE46DA5A2A6FF">
    <w:name w:val="BBFE49D15D924EB4804FE46DA5A2A6FF"/>
    <w:rsid w:val="00697B2C"/>
  </w:style>
  <w:style w:type="paragraph" w:customStyle="1" w:styleId="BFC494FF379140E89DBEBB203A7C76A0">
    <w:name w:val="BFC494FF379140E89DBEBB203A7C76A0"/>
    <w:rsid w:val="00697B2C"/>
  </w:style>
  <w:style w:type="paragraph" w:customStyle="1" w:styleId="C9AD10C8CB584F59AC61ABF8E8E417D8">
    <w:name w:val="C9AD10C8CB584F59AC61ABF8E8E417D8"/>
    <w:rsid w:val="00697B2C"/>
  </w:style>
  <w:style w:type="paragraph" w:customStyle="1" w:styleId="99682893C5254C55B8C4165C01E56FCC">
    <w:name w:val="99682893C5254C55B8C4165C01E56FCC"/>
    <w:rsid w:val="00697B2C"/>
  </w:style>
  <w:style w:type="paragraph" w:customStyle="1" w:styleId="4B1A5DB0B5CB4FEA8BC0CF280159F62C">
    <w:name w:val="4B1A5DB0B5CB4FEA8BC0CF280159F62C"/>
    <w:rsid w:val="00697B2C"/>
  </w:style>
  <w:style w:type="paragraph" w:customStyle="1" w:styleId="1DFDD056DD5C4BA387FE7F1B9CE2EE67">
    <w:name w:val="1DFDD056DD5C4BA387FE7F1B9CE2EE67"/>
    <w:rsid w:val="00697B2C"/>
  </w:style>
  <w:style w:type="paragraph" w:customStyle="1" w:styleId="B461EF8AD869460885022F870C994C77">
    <w:name w:val="B461EF8AD869460885022F870C994C77"/>
    <w:rsid w:val="00AB01EE"/>
  </w:style>
  <w:style w:type="paragraph" w:customStyle="1" w:styleId="D854DD9242C948B29BB097F00C02A43C">
    <w:name w:val="D854DD9242C948B29BB097F00C02A43C"/>
    <w:rsid w:val="00AB01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283A792D173DB46994CFA7E2C86005F" ma:contentTypeVersion="0" ma:contentTypeDescription="Create a new document." ma:contentTypeScope="" ma:versionID="c76aa621c5fb94d6922dc7bf04a99c9a">
  <xsd:schema xmlns:xsd="http://www.w3.org/2001/XMLSchema" xmlns:xs="http://www.w3.org/2001/XMLSchema" xmlns:p="http://schemas.microsoft.com/office/2006/metadata/properties" targetNamespace="http://schemas.microsoft.com/office/2006/metadata/properties" ma:root="true" ma:fieldsID="124fd2d4348e31d7b7bcc391e9da950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969D685-BC0F-4710-8162-D42DA11FE322}"/>
</file>

<file path=customXml/itemProps2.xml><?xml version="1.0" encoding="utf-8"?>
<ds:datastoreItem xmlns:ds="http://schemas.openxmlformats.org/officeDocument/2006/customXml" ds:itemID="{CF591618-6268-4E42-8E52-10E87813F5B4}">
  <ds:schemaRefs>
    <ds:schemaRef ds:uri="http://schemas.openxmlformats.org/officeDocument/2006/bibliography"/>
  </ds:schemaRefs>
</ds:datastoreItem>
</file>

<file path=customXml/itemProps3.xml><?xml version="1.0" encoding="utf-8"?>
<ds:datastoreItem xmlns:ds="http://schemas.openxmlformats.org/officeDocument/2006/customXml" ds:itemID="{1F370C95-DD7D-423F-98A1-AF828763CBC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3657B95-6DB9-4F76-BCCC-71009443029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613</Words>
  <Characters>3497</Characters>
  <Application>Microsoft Office Word</Application>
  <DocSecurity>0</DocSecurity>
  <Lines>29</Lines>
  <Paragraphs>8</Paragraphs>
  <ScaleCrop>false</ScaleCrop>
  <Company>The United States Marine Corps</Company>
  <LinksUpToDate>false</LinksUpToDate>
  <CharactersWithSpaces>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Rodgers CIV Donna K</dc:creator>
  <cp:lastModifiedBy>Rapoza CIV Patricia I</cp:lastModifiedBy>
  <cp:revision>3</cp:revision>
  <cp:lastPrinted>2021-05-25T16:39:00Z</cp:lastPrinted>
  <dcterms:created xsi:type="dcterms:W3CDTF">2025-03-24T16:41:00Z</dcterms:created>
  <dcterms:modified xsi:type="dcterms:W3CDTF">2025-03-24T16:42:00Z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2021-05-06T00:00:00Z</vt:filetime>
  </property>
  <property fmtid="{D5CDD505-2E9C-101B-9397-08002B2CF9AE}" pid="3" name="LastSaved">
    <vt:filetime>2021-05-06T00:00:00Z</vt:filetime>
  </property>
  <property fmtid="{D5CDD505-2E9C-101B-9397-08002B2CF9AE}" pid="4" name="ContentTypeId">
    <vt:lpwstr>0x0101001283A792D173DB46994CFA7E2C86005F</vt:lpwstr>
  </property>
</Properties>
</file>